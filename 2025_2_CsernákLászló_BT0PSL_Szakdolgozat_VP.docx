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D2E0F6" w14:textId="77777777" w:rsidR="0091475E" w:rsidRPr="003D3289" w:rsidRDefault="0091475E" w:rsidP="00E83FB4">
      <w:pPr>
        <w:ind w:firstLine="0"/>
        <w:jc w:val="center"/>
        <w:rPr>
          <w:rFonts w:cs="Times New Roman"/>
          <w:sz w:val="32"/>
          <w:szCs w:val="28"/>
        </w:rPr>
      </w:pPr>
      <w:bookmarkStart w:id="0" w:name="_Hlk184311647"/>
      <w:bookmarkEnd w:id="0"/>
      <w:r w:rsidRPr="003D3289">
        <w:rPr>
          <w:rFonts w:cs="Times New Roman"/>
          <w:sz w:val="32"/>
          <w:szCs w:val="28"/>
        </w:rPr>
        <w:t>Pannon Egyetem</w:t>
      </w:r>
    </w:p>
    <w:p w14:paraId="1E0D3960" w14:textId="77777777" w:rsidR="0091475E" w:rsidRPr="003D3289" w:rsidRDefault="0091475E" w:rsidP="00E83FB4">
      <w:pPr>
        <w:ind w:firstLine="0"/>
        <w:jc w:val="center"/>
        <w:rPr>
          <w:rFonts w:cs="Times New Roman"/>
          <w:sz w:val="32"/>
          <w:szCs w:val="28"/>
        </w:rPr>
      </w:pPr>
      <w:bookmarkStart w:id="1" w:name="_Hlk196301336"/>
      <w:r w:rsidRPr="003D3289">
        <w:rPr>
          <w:rFonts w:cs="Times New Roman"/>
          <w:sz w:val="32"/>
          <w:szCs w:val="28"/>
        </w:rPr>
        <w:t>Műszaki Informatikai Kar</w:t>
      </w:r>
    </w:p>
    <w:p w14:paraId="7C5EE306" w14:textId="3D76135D" w:rsidR="0091475E" w:rsidRPr="0044328F" w:rsidRDefault="00B64CF2" w:rsidP="00E83FB4">
      <w:pPr>
        <w:ind w:firstLine="0"/>
        <w:jc w:val="center"/>
        <w:rPr>
          <w:rFonts w:cs="Times New Roman"/>
          <w:sz w:val="32"/>
          <w:szCs w:val="28"/>
          <w:rPrChange w:id="2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</w:pPr>
      <w:r w:rsidRPr="0044328F">
        <w:rPr>
          <w:rFonts w:cs="Times New Roman"/>
          <w:sz w:val="32"/>
          <w:szCs w:val="28"/>
          <w:rPrChange w:id="3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  <w:t>Villamosmérnöki és Információs Rendszerek Tanszék</w:t>
      </w:r>
    </w:p>
    <w:bookmarkEnd w:id="1"/>
    <w:p w14:paraId="5F386480" w14:textId="791307F2" w:rsidR="0091475E" w:rsidRPr="0044328F" w:rsidRDefault="00B64CF2" w:rsidP="00E83FB4">
      <w:pPr>
        <w:spacing w:after="1600"/>
        <w:ind w:firstLine="0"/>
        <w:jc w:val="center"/>
        <w:rPr>
          <w:rFonts w:cs="Times New Roman"/>
          <w:sz w:val="32"/>
          <w:szCs w:val="28"/>
          <w:rPrChange w:id="4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</w:pPr>
      <w:r w:rsidRPr="0044328F">
        <w:rPr>
          <w:rFonts w:cs="Times New Roman"/>
          <w:sz w:val="32"/>
          <w:szCs w:val="28"/>
          <w:rPrChange w:id="5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  <w:t>Programtervező Informatika BSc</w:t>
      </w:r>
    </w:p>
    <w:p w14:paraId="11745E24" w14:textId="04C770F2" w:rsidR="0091475E" w:rsidRPr="0044328F" w:rsidRDefault="0091475E" w:rsidP="00E83FB4">
      <w:pPr>
        <w:spacing w:after="1000"/>
        <w:ind w:firstLine="0"/>
        <w:jc w:val="center"/>
        <w:rPr>
          <w:rFonts w:cs="Times New Roman"/>
          <w:sz w:val="32"/>
          <w:szCs w:val="28"/>
          <w:rPrChange w:id="6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</w:pPr>
      <w:r w:rsidRPr="0044328F">
        <w:rPr>
          <w:rFonts w:cs="Times New Roman"/>
          <w:b/>
          <w:sz w:val="52"/>
          <w:szCs w:val="48"/>
          <w:rPrChange w:id="7" w:author="Szabó Patrícia" w:date="2024-12-05T18:27:00Z">
            <w:rPr>
              <w:rFonts w:cs="Times New Roman"/>
              <w:b/>
              <w:color w:val="FF0000"/>
              <w:sz w:val="52"/>
              <w:szCs w:val="48"/>
            </w:rPr>
          </w:rPrChange>
        </w:rPr>
        <w:t>SZAK</w:t>
      </w:r>
      <w:r w:rsidR="00202FE2" w:rsidRPr="0044328F">
        <w:rPr>
          <w:rFonts w:cs="Times New Roman"/>
          <w:b/>
          <w:sz w:val="52"/>
          <w:szCs w:val="48"/>
          <w:rPrChange w:id="8" w:author="Szabó Patrícia" w:date="2024-12-05T18:27:00Z">
            <w:rPr>
              <w:rFonts w:cs="Times New Roman"/>
              <w:b/>
              <w:color w:val="FF0000"/>
              <w:sz w:val="52"/>
              <w:szCs w:val="48"/>
            </w:rPr>
          </w:rPrChange>
        </w:rPr>
        <w:t>DOLGOZAT</w:t>
      </w:r>
    </w:p>
    <w:p w14:paraId="384C442D" w14:textId="65E2C8F1" w:rsidR="0091475E" w:rsidRPr="0044328F" w:rsidRDefault="00B64CF2" w:rsidP="00E83FB4">
      <w:pPr>
        <w:spacing w:after="1000"/>
        <w:ind w:firstLine="0"/>
        <w:jc w:val="center"/>
        <w:rPr>
          <w:rFonts w:cs="Times New Roman"/>
          <w:b/>
          <w:sz w:val="36"/>
          <w:szCs w:val="32"/>
          <w:rPrChange w:id="9" w:author="Szabó Patrícia" w:date="2024-12-05T18:27:00Z">
            <w:rPr>
              <w:rFonts w:cs="Times New Roman"/>
              <w:b/>
              <w:color w:val="FF0000"/>
              <w:sz w:val="36"/>
              <w:szCs w:val="32"/>
            </w:rPr>
          </w:rPrChange>
        </w:rPr>
      </w:pPr>
      <w:bookmarkStart w:id="10" w:name="_Hlk196301293"/>
      <w:r w:rsidRPr="0044328F">
        <w:rPr>
          <w:rFonts w:cs="Times New Roman"/>
          <w:b/>
          <w:sz w:val="36"/>
          <w:szCs w:val="32"/>
          <w:rPrChange w:id="11" w:author="Szabó Patrícia" w:date="2024-12-05T18:27:00Z">
            <w:rPr>
              <w:rFonts w:cs="Times New Roman"/>
              <w:b/>
              <w:color w:val="FF0000"/>
              <w:sz w:val="36"/>
              <w:szCs w:val="32"/>
            </w:rPr>
          </w:rPrChange>
        </w:rPr>
        <w:t>Különböző generációk információfeldolgozási és tanulási képességeinek statisztikai alapú tesztelése</w:t>
      </w:r>
    </w:p>
    <w:bookmarkEnd w:id="10"/>
    <w:p w14:paraId="60E0358F" w14:textId="11B6A08C" w:rsidR="0091475E" w:rsidRPr="0044328F" w:rsidRDefault="00B64CF2" w:rsidP="00E83FB4">
      <w:pPr>
        <w:spacing w:after="2800"/>
        <w:ind w:firstLine="0"/>
        <w:jc w:val="center"/>
        <w:rPr>
          <w:rFonts w:cs="Times New Roman"/>
          <w:b/>
          <w:sz w:val="32"/>
          <w:szCs w:val="28"/>
          <w:rPrChange w:id="12" w:author="Szabó Patrícia" w:date="2024-12-05T18:27:00Z">
            <w:rPr>
              <w:rFonts w:cs="Times New Roman"/>
              <w:b/>
              <w:color w:val="FF0000"/>
              <w:sz w:val="32"/>
              <w:szCs w:val="28"/>
            </w:rPr>
          </w:rPrChange>
        </w:rPr>
      </w:pPr>
      <w:r w:rsidRPr="0044328F">
        <w:rPr>
          <w:rFonts w:cs="Times New Roman"/>
          <w:b/>
          <w:sz w:val="36"/>
          <w:szCs w:val="32"/>
          <w:rPrChange w:id="13" w:author="Szabó Patrícia" w:date="2024-12-05T18:27:00Z">
            <w:rPr>
              <w:rFonts w:cs="Times New Roman"/>
              <w:b/>
              <w:color w:val="FF0000"/>
              <w:sz w:val="36"/>
              <w:szCs w:val="32"/>
            </w:rPr>
          </w:rPrChange>
        </w:rPr>
        <w:t>Csernák László</w:t>
      </w:r>
    </w:p>
    <w:p w14:paraId="1473862B" w14:textId="64F0F4F1" w:rsidR="0091475E" w:rsidRPr="0044328F" w:rsidRDefault="0091475E" w:rsidP="00E83FB4">
      <w:pPr>
        <w:ind w:firstLine="0"/>
        <w:jc w:val="center"/>
        <w:rPr>
          <w:rFonts w:cs="Times New Roman"/>
          <w:sz w:val="32"/>
          <w:szCs w:val="28"/>
          <w:rPrChange w:id="14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</w:pPr>
      <w:r w:rsidRPr="0044328F">
        <w:rPr>
          <w:rFonts w:cs="Times New Roman"/>
          <w:sz w:val="32"/>
          <w:szCs w:val="28"/>
          <w:rPrChange w:id="15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  <w:t xml:space="preserve">Témavezető: </w:t>
      </w:r>
      <w:r w:rsidR="00B64CF2" w:rsidRPr="0044328F">
        <w:rPr>
          <w:rFonts w:cs="Times New Roman"/>
          <w:sz w:val="32"/>
          <w:szCs w:val="28"/>
          <w:rPrChange w:id="16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  <w:t>Szabó Patrícia</w:t>
      </w:r>
    </w:p>
    <w:p w14:paraId="2EEEE395" w14:textId="726E1A43" w:rsidR="00037D0C" w:rsidRPr="0044328F" w:rsidRDefault="00037D0C" w:rsidP="00E83FB4">
      <w:pPr>
        <w:ind w:firstLine="0"/>
        <w:jc w:val="center"/>
        <w:rPr>
          <w:rFonts w:cs="Times New Roman"/>
          <w:sz w:val="32"/>
          <w:szCs w:val="28"/>
          <w:rPrChange w:id="17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</w:pPr>
    </w:p>
    <w:p w14:paraId="1D9D9B4E" w14:textId="05B5459F" w:rsidR="00791D1B" w:rsidRPr="0044328F" w:rsidRDefault="00B64CF2" w:rsidP="00E83FB4">
      <w:pPr>
        <w:spacing w:after="240"/>
        <w:ind w:firstLine="0"/>
        <w:jc w:val="center"/>
        <w:rPr>
          <w:rFonts w:cs="Times New Roman"/>
          <w:sz w:val="28"/>
          <w:szCs w:val="28"/>
        </w:rPr>
        <w:sectPr w:rsidR="00791D1B" w:rsidRPr="0044328F" w:rsidSect="009823AA">
          <w:headerReference w:type="default" r:id="rId8"/>
          <w:footerReference w:type="default" r:id="rId9"/>
          <w:pgSz w:w="11906" w:h="16838" w:code="9"/>
          <w:pgMar w:top="1418" w:right="1418" w:bottom="1418" w:left="1418" w:header="709" w:footer="709" w:gutter="567"/>
          <w:pgNumType w:start="1"/>
          <w:cols w:space="708"/>
          <w:docGrid w:linePitch="360"/>
        </w:sectPr>
      </w:pPr>
      <w:r w:rsidRPr="0044328F">
        <w:rPr>
          <w:rFonts w:cs="Times New Roman"/>
          <w:sz w:val="32"/>
          <w:szCs w:val="28"/>
          <w:rPrChange w:id="18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  <w:t>2025</w:t>
      </w:r>
    </w:p>
    <w:p w14:paraId="425BC073" w14:textId="77777777" w:rsidR="00EC7547" w:rsidRPr="002273BF" w:rsidRDefault="00572DF2" w:rsidP="00674F6E">
      <w:pPr>
        <w:pStyle w:val="Cm"/>
        <w:rPr>
          <w:color w:val="FF0000"/>
        </w:rPr>
      </w:pPr>
      <w:r w:rsidRPr="002273BF">
        <w:rPr>
          <w:color w:val="FF0000"/>
        </w:rPr>
        <w:lastRenderedPageBreak/>
        <w:t>Témakiírás</w:t>
      </w:r>
    </w:p>
    <w:p w14:paraId="54F2CFB2" w14:textId="77777777" w:rsidR="00572DF2" w:rsidRPr="002273BF" w:rsidRDefault="00572DF2" w:rsidP="00037D0C">
      <w:pPr>
        <w:pStyle w:val="Firstparagraph"/>
        <w:rPr>
          <w:color w:val="FF0000"/>
        </w:rPr>
      </w:pPr>
      <w:r w:rsidRPr="002273BF">
        <w:rPr>
          <w:color w:val="FF0000"/>
        </w:rPr>
        <w:t>A szkennelt formában megkapott témakiírás beillesztése a dolgozatba.</w:t>
      </w:r>
    </w:p>
    <w:p w14:paraId="0216CA4B" w14:textId="77777777" w:rsidR="00037D0C" w:rsidRPr="00037D0C" w:rsidRDefault="00037D0C" w:rsidP="00037D0C">
      <w:r>
        <w:rPr>
          <w:noProof/>
        </w:rPr>
        <w:drawing>
          <wp:inline distT="0" distB="0" distL="0" distR="0" wp14:anchorId="5A4BA6F0" wp14:editId="23501BBB">
            <wp:extent cx="5399405" cy="764222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3E91" w14:textId="77777777" w:rsidR="00572DF2" w:rsidRPr="00632D14" w:rsidRDefault="00572DF2" w:rsidP="00A869AC">
      <w:pPr>
        <w:ind w:firstLine="0"/>
        <w:rPr>
          <w:rFonts w:cs="Times New Roman"/>
          <w:sz w:val="28"/>
          <w:szCs w:val="28"/>
        </w:rPr>
      </w:pPr>
    </w:p>
    <w:p w14:paraId="2A7C17AC" w14:textId="77777777" w:rsidR="00791D1B" w:rsidRDefault="00791D1B" w:rsidP="00FD106F">
      <w:pPr>
        <w:pageBreakBefore/>
        <w:spacing w:before="720" w:after="480"/>
        <w:rPr>
          <w:rFonts w:cs="Times New Roman"/>
          <w:b/>
          <w:sz w:val="28"/>
          <w:szCs w:val="28"/>
        </w:rPr>
        <w:sectPr w:rsidR="00791D1B" w:rsidSect="009823AA">
          <w:type w:val="oddPage"/>
          <w:pgSz w:w="11906" w:h="16838" w:code="9"/>
          <w:pgMar w:top="1418" w:right="1418" w:bottom="1418" w:left="1418" w:header="709" w:footer="709" w:gutter="567"/>
          <w:pgNumType w:start="1"/>
          <w:cols w:space="708"/>
          <w:docGrid w:linePitch="360"/>
        </w:sectPr>
      </w:pPr>
      <w:bookmarkStart w:id="19" w:name="_Toc68948682"/>
    </w:p>
    <w:p w14:paraId="75A4E78A" w14:textId="77777777" w:rsidR="000B3866" w:rsidRDefault="00EF6CAA" w:rsidP="009F025B">
      <w:pPr>
        <w:pStyle w:val="Cm"/>
        <w:spacing w:after="480" w:line="360" w:lineRule="auto"/>
      </w:pPr>
      <w:bookmarkStart w:id="20" w:name="_Toc68948683"/>
      <w:bookmarkEnd w:id="19"/>
      <w:r>
        <w:lastRenderedPageBreak/>
        <w:t xml:space="preserve">Hallgatói nyilatkozat </w:t>
      </w:r>
    </w:p>
    <w:p w14:paraId="62D8648B" w14:textId="4689CCA1" w:rsidR="00F34A80" w:rsidRPr="008C3742" w:rsidRDefault="00766D15" w:rsidP="00F34A80">
      <w:pPr>
        <w:pStyle w:val="Firstparagraph"/>
        <w:spacing w:after="120"/>
        <w:rPr>
          <w:ins w:id="21" w:author="Nonstop Gamerek" w:date="2025-04-23T11:48:00Z"/>
        </w:rPr>
      </w:pPr>
      <w:commentRangeStart w:id="22"/>
      <w:r w:rsidRPr="008C3742">
        <w:t xml:space="preserve">Alulírott </w:t>
      </w:r>
      <w:del w:id="23" w:author="Nonstop Gamerek" w:date="2025-04-23T11:47:00Z">
        <w:r w:rsidRPr="008C3742" w:rsidDel="00F34A80">
          <w:rPr>
            <w:rPrChange w:id="24" w:author="Nonstop Gamerek" w:date="2025-04-23T11:51:00Z">
              <w:rPr>
                <w:color w:val="FF0000"/>
              </w:rPr>
            </w:rPrChange>
          </w:rPr>
          <w:delText>&lt;&lt;név&gt;&gt;</w:delText>
        </w:r>
      </w:del>
      <w:ins w:id="25" w:author="Nonstop Gamerek" w:date="2025-04-23T11:47:00Z">
        <w:r w:rsidR="00F34A80" w:rsidRPr="008C3742">
          <w:rPr>
            <w:rPrChange w:id="26" w:author="Nonstop Gamerek" w:date="2025-04-23T11:51:00Z">
              <w:rPr>
                <w:color w:val="FF0000"/>
              </w:rPr>
            </w:rPrChange>
          </w:rPr>
          <w:t>Csernák László</w:t>
        </w:r>
      </w:ins>
      <w:r w:rsidRPr="008C3742">
        <w:rPr>
          <w:rPrChange w:id="27" w:author="Nonstop Gamerek" w:date="2025-04-23T11:51:00Z">
            <w:rPr>
              <w:color w:val="FF0000"/>
            </w:rPr>
          </w:rPrChange>
        </w:rPr>
        <w:t xml:space="preserve"> </w:t>
      </w:r>
      <w:r w:rsidRPr="008C3742">
        <w:t>hallgató (</w:t>
      </w:r>
      <w:proofErr w:type="spellStart"/>
      <w:r w:rsidRPr="008C3742">
        <w:t>Neptun</w:t>
      </w:r>
      <w:proofErr w:type="spellEnd"/>
      <w:r w:rsidRPr="008C3742">
        <w:t xml:space="preserve"> kód: </w:t>
      </w:r>
      <w:del w:id="28" w:author="Nonstop Gamerek" w:date="2025-04-23T11:47:00Z">
        <w:r w:rsidRPr="008C3742" w:rsidDel="00F34A80">
          <w:rPr>
            <w:rPrChange w:id="29" w:author="Nonstop Gamerek" w:date="2025-04-23T11:51:00Z">
              <w:rPr>
                <w:color w:val="FF0000"/>
              </w:rPr>
            </w:rPrChange>
          </w:rPr>
          <w:delText>&lt;&lt;SAJÁT NEPTUN KÓD&gt;&gt;</w:delText>
        </w:r>
      </w:del>
      <w:ins w:id="30" w:author="Nonstop Gamerek" w:date="2025-04-23T11:47:00Z">
        <w:r w:rsidR="00F34A80" w:rsidRPr="008C3742">
          <w:rPr>
            <w:rPrChange w:id="31" w:author="Nonstop Gamerek" w:date="2025-04-23T11:51:00Z">
              <w:rPr>
                <w:color w:val="FF0000"/>
              </w:rPr>
            </w:rPrChange>
          </w:rPr>
          <w:t>BT0PSL</w:t>
        </w:r>
      </w:ins>
      <w:r w:rsidRPr="008C3742">
        <w:t xml:space="preserve">) kijelentem, és a dolgozat feltöltésével egyidejűleg nyilatkozom, hogy a </w:t>
      </w:r>
      <w:ins w:id="32" w:author="Nonstop Gamerek" w:date="2025-04-23T11:47:00Z">
        <w:r w:rsidR="00F34A80" w:rsidRPr="008C3742">
          <w:t>Különböző generációk információfeldolgozási és tanulási képességeinek statisztikai alapú tesztelése</w:t>
        </w:r>
      </w:ins>
      <w:del w:id="33" w:author="Nonstop Gamerek" w:date="2025-04-23T11:47:00Z">
        <w:r w:rsidRPr="008C3742" w:rsidDel="00F34A80">
          <w:rPr>
            <w:rPrChange w:id="34" w:author="Nonstop Gamerek" w:date="2025-04-23T11:51:00Z">
              <w:rPr>
                <w:color w:val="FF0000"/>
              </w:rPr>
            </w:rPrChange>
          </w:rPr>
          <w:delText>&lt;&lt;dolgozatcím&gt;&gt;</w:delText>
        </w:r>
      </w:del>
      <w:r w:rsidRPr="008C3742">
        <w:t xml:space="preserve"> című </w:t>
      </w:r>
      <w:del w:id="35" w:author="Nonstop Gamerek" w:date="2025-04-23T11:48:00Z">
        <w:r w:rsidRPr="008C3742" w:rsidDel="00F34A80">
          <w:rPr>
            <w:rPrChange w:id="36" w:author="Nonstop Gamerek" w:date="2025-04-23T11:51:00Z">
              <w:rPr>
                <w:color w:val="FF0000"/>
              </w:rPr>
            </w:rPrChange>
          </w:rPr>
          <w:delText>&lt;&lt;záródolgozatot/</w:delText>
        </w:r>
      </w:del>
      <w:r w:rsidRPr="008C3742">
        <w:rPr>
          <w:rPrChange w:id="37" w:author="Nonstop Gamerek" w:date="2025-04-23T11:51:00Z">
            <w:rPr>
              <w:color w:val="FF0000"/>
            </w:rPr>
          </w:rPrChange>
        </w:rPr>
        <w:t>szakdolgozatot</w:t>
      </w:r>
      <w:del w:id="38" w:author="Nonstop Gamerek" w:date="2025-04-23T11:48:00Z">
        <w:r w:rsidRPr="008C3742" w:rsidDel="00F34A80">
          <w:rPr>
            <w:rPrChange w:id="39" w:author="Nonstop Gamerek" w:date="2025-04-23T11:51:00Z">
              <w:rPr>
                <w:color w:val="FF0000"/>
              </w:rPr>
            </w:rPrChange>
          </w:rPr>
          <w:delText>/diplomadolgozatot&gt;&gt;</w:delText>
        </w:r>
      </w:del>
      <w:r w:rsidRPr="008C3742">
        <w:t xml:space="preserve"> (a továbbiakban: dolgozat) a Pannon Egyetem </w:t>
      </w:r>
      <w:r w:rsidR="00C02DEA" w:rsidRPr="008C3742">
        <w:t xml:space="preserve">Műszaki Informatikai Kar </w:t>
      </w:r>
    </w:p>
    <w:p w14:paraId="2351622B" w14:textId="3AE112CE" w:rsidR="00766D15" w:rsidRPr="008C3742" w:rsidRDefault="00F34A80" w:rsidP="00F34A80">
      <w:pPr>
        <w:pStyle w:val="Firstparagraph"/>
        <w:spacing w:after="120"/>
      </w:pPr>
      <w:ins w:id="40" w:author="Nonstop Gamerek" w:date="2025-04-23T11:48:00Z">
        <w:r w:rsidRPr="008C3742">
          <w:t>Villamosmérnöki és Információs Rendszerek Tanszék</w:t>
        </w:r>
      </w:ins>
      <w:del w:id="41" w:author="Nonstop Gamerek" w:date="2025-04-23T11:48:00Z">
        <w:r w:rsidR="00766D15" w:rsidRPr="008C3742" w:rsidDel="00F34A80">
          <w:rPr>
            <w:rPrChange w:id="42" w:author="Nonstop Gamerek" w:date="2025-04-23T11:51:00Z">
              <w:rPr>
                <w:color w:val="FF0000"/>
              </w:rPr>
            </w:rPrChange>
          </w:rPr>
          <w:delText>&lt;&lt;szervezeti egységében</w:delText>
        </w:r>
        <w:r w:rsidR="00C02DEA" w:rsidRPr="008C3742" w:rsidDel="00F34A80">
          <w:rPr>
            <w:rPrChange w:id="43" w:author="Nonstop Gamerek" w:date="2025-04-23T11:51:00Z">
              <w:rPr>
                <w:color w:val="FF0000"/>
              </w:rPr>
            </w:rPrChange>
          </w:rPr>
          <w:delText xml:space="preserve"> (tanszékén)</w:delText>
        </w:r>
        <w:r w:rsidR="00766D15" w:rsidRPr="008C3742" w:rsidDel="00F34A80">
          <w:rPr>
            <w:rPrChange w:id="44" w:author="Nonstop Gamerek" w:date="2025-04-23T11:51:00Z">
              <w:rPr>
                <w:color w:val="FF0000"/>
              </w:rPr>
            </w:rPrChange>
          </w:rPr>
          <w:delText>&gt;&gt;</w:delText>
        </w:r>
      </w:del>
      <w:r w:rsidR="00766D15" w:rsidRPr="008C3742">
        <w:t xml:space="preserve"> készítettem a </w:t>
      </w:r>
      <w:del w:id="45" w:author="Nonstop Gamerek" w:date="2025-04-23T11:49:00Z">
        <w:r w:rsidR="00766D15" w:rsidRPr="008C3742" w:rsidDel="00F34A80">
          <w:rPr>
            <w:rPrChange w:id="46" w:author="Nonstop Gamerek" w:date="2025-04-23T11:51:00Z">
              <w:rPr>
                <w:color w:val="FF0000"/>
              </w:rPr>
            </w:rPrChange>
          </w:rPr>
          <w:delText>&lt;&lt;végzettség&gt;&gt;</w:delText>
        </w:r>
      </w:del>
      <w:ins w:id="47" w:author="Nonstop Gamerek" w:date="2025-04-23T11:49:00Z">
        <w:r w:rsidRPr="008C3742">
          <w:rPr>
            <w:rPrChange w:id="48" w:author="Nonstop Gamerek" w:date="2025-04-23T11:51:00Z">
              <w:rPr>
                <w:color w:val="FF0000"/>
              </w:rPr>
            </w:rPrChange>
          </w:rPr>
          <w:t>Programtervező informatikus</w:t>
        </w:r>
      </w:ins>
      <w:r w:rsidR="00766D15" w:rsidRPr="008C3742">
        <w:t xml:space="preserve"> oklevél megszerzése érdekében</w:t>
      </w:r>
      <w:commentRangeEnd w:id="22"/>
      <w:r w:rsidR="00D512AB" w:rsidRPr="008C3742">
        <w:rPr>
          <w:rStyle w:val="Jegyzethivatkozs"/>
          <w:rFonts w:cstheme="minorHAnsi"/>
        </w:rPr>
        <w:commentReference w:id="22"/>
      </w:r>
      <w:r w:rsidR="00766D15" w:rsidRPr="008C3742">
        <w:t xml:space="preserve">.  </w:t>
      </w:r>
    </w:p>
    <w:p w14:paraId="042FDDD2" w14:textId="77777777" w:rsidR="00766D15" w:rsidRDefault="00766D15" w:rsidP="00F630E6">
      <w:pPr>
        <w:pStyle w:val="Firstparagraph"/>
        <w:spacing w:after="120"/>
      </w:pPr>
      <w:r>
        <w:t>Kijelentem, hogy a dolgozatban csak a megadott és hivatkozott forrásokat használtam fel, és ezekre a vonatkozó idézési szabályok szerint hivatkoztam.</w:t>
      </w:r>
    </w:p>
    <w:p w14:paraId="3B5D7EBB" w14:textId="77777777" w:rsidR="00766D15" w:rsidRDefault="00766D15" w:rsidP="00F630E6">
      <w:pPr>
        <w:pStyle w:val="Firstparagraph"/>
        <w:spacing w:after="120"/>
      </w:pPr>
      <w:r>
        <w:t>Nyilatkozom, hogy a dolgozat érdemi része saját szellemi alkotásom eredménye, és azt más intézményben, szakon, vagy felsőfokú képesítés megszerzésére nem nyújtottam be. Tudomásul veszem, hogy a plágium vagy szerzői jogsértés esetén a dolgozatom elutasításra kerülhet, és ellenem fegyelmi eljárás indulhat. Tudomásul veszem továbbá, hogy szerzői jogsértés esetén az Egyetem jogosult a dolgozat elérhetőségét korlátozni, valamint eltávolítani a dokumentumot a dolgozatok tárolására szolgáló, a témát vezető szervezeti egység által meghatározott elektronikus zárt rendszerből.</w:t>
      </w:r>
    </w:p>
    <w:p w14:paraId="0CD3A3AE" w14:textId="77777777" w:rsidR="00766D15" w:rsidRDefault="00766D15" w:rsidP="00F630E6">
      <w:pPr>
        <w:pStyle w:val="Firstparagraph"/>
        <w:spacing w:after="120"/>
      </w:pPr>
      <w:r>
        <w:t xml:space="preserve">Tudomásul veszem továbbá, hogy a Pannon Egyetem a dolgozat eredményeit saját céljaira eltérő írásbeli megállapodás hiányában a Pannon Egyetem Szellemi Tulajdon Kezelési Szabályzatában foglaltaknak megfelelően szabadon felhasználhatja. </w:t>
      </w:r>
    </w:p>
    <w:p w14:paraId="2E3AF239" w14:textId="25E7B6BE" w:rsidR="00766D15" w:rsidRDefault="00766D15" w:rsidP="00F630E6">
      <w:pPr>
        <w:pStyle w:val="Firstparagraph"/>
        <w:spacing w:after="120"/>
      </w:pPr>
      <w:r>
        <w:t xml:space="preserve">Nyilatkozom, hogy a dolgozat elkészítése során mesterséges intelligencia eszközöket </w:t>
      </w:r>
      <w:r w:rsidRPr="00F34A80">
        <w:rPr>
          <w:i/>
          <w:iCs/>
          <w:u w:val="single"/>
          <w:rPrChange w:id="49" w:author="Nonstop Gamerek" w:date="2025-04-23T11:49:00Z">
            <w:rPr>
              <w:i/>
              <w:iCs/>
            </w:rPr>
          </w:rPrChange>
        </w:rPr>
        <w:t>használtam</w:t>
      </w:r>
      <w:r w:rsidRPr="00C86346">
        <w:rPr>
          <w:i/>
          <w:iCs/>
        </w:rPr>
        <w:t xml:space="preserve"> /nem használtam</w:t>
      </w:r>
      <w:r w:rsidR="00CF5531" w:rsidRPr="00F64AF0">
        <w:rPr>
          <w:rStyle w:val="Lbjegyzet-hivatkozs"/>
          <w:i/>
          <w:iCs/>
          <w:color w:val="FF0000"/>
        </w:rPr>
        <w:footnoteReference w:id="1"/>
      </w:r>
      <w:r w:rsidRPr="00F64AF0">
        <w:rPr>
          <w:i/>
          <w:iCs/>
          <w:color w:val="FF0000"/>
        </w:rPr>
        <w:t>.</w:t>
      </w:r>
      <w:r w:rsidRPr="00F64AF0">
        <w:rPr>
          <w:color w:val="FF0000"/>
        </w:rPr>
        <w:t xml:space="preserve"> </w:t>
      </w:r>
    </w:p>
    <w:p w14:paraId="0EF4FC01" w14:textId="266B4E66" w:rsidR="00766D15" w:rsidRDefault="00766D15" w:rsidP="00F630E6">
      <w:pPr>
        <w:pStyle w:val="Firstparagraph"/>
        <w:spacing w:after="120"/>
      </w:pPr>
      <w:r>
        <w:t>Nyilatkozom, hogy a dolgozat elkészítése során az alábbi táblázatban feltüntetett mesterséges intelligencia eszközöket kizárólag a kutatási, illetve fejlesztési feladat támogatására használtam fel, az érdemi munka, elemzés és következtetések teljes mértékben saját szellemi alkotásomat képezik.</w:t>
      </w:r>
    </w:p>
    <w:p w14:paraId="2FD9A56D" w14:textId="77777777" w:rsidR="00E927B4" w:rsidRPr="00E927B4" w:rsidRDefault="00E927B4" w:rsidP="00E927B4"/>
    <w:p w14:paraId="763A68DF" w14:textId="3895F6E6" w:rsidR="00766D15" w:rsidRDefault="00E927B4" w:rsidP="00037D0C">
      <w:pPr>
        <w:pStyle w:val="Firstparagraph"/>
      </w:pPr>
      <w:r w:rsidRPr="00E927B4">
        <w:t>Példa a táblázat kitöltésére:</w:t>
      </w:r>
    </w:p>
    <w:tbl>
      <w:tblPr>
        <w:tblStyle w:val="Rcsostblzat"/>
        <w:tblW w:w="5000" w:type="pct"/>
        <w:tblLook w:val="04A0" w:firstRow="1" w:lastRow="0" w:firstColumn="1" w:lastColumn="0" w:noHBand="0" w:noVBand="1"/>
      </w:tblPr>
      <w:tblGrid>
        <w:gridCol w:w="2092"/>
        <w:gridCol w:w="2612"/>
        <w:gridCol w:w="1960"/>
        <w:gridCol w:w="1829"/>
      </w:tblGrid>
      <w:tr w:rsidR="005B2AF8" w:rsidRPr="005B2AF8" w14:paraId="40D9551E" w14:textId="77777777" w:rsidTr="00B9281E">
        <w:tc>
          <w:tcPr>
            <w:tcW w:w="1231" w:type="pct"/>
          </w:tcPr>
          <w:p w14:paraId="426C4CB7" w14:textId="77777777" w:rsidR="005B2AF8" w:rsidRPr="005B2AF8" w:rsidRDefault="005B2AF8" w:rsidP="005B2AF8">
            <w:pPr>
              <w:ind w:firstLine="0"/>
              <w:rPr>
                <w:b/>
                <w:bCs/>
              </w:rPr>
            </w:pPr>
            <w:r w:rsidRPr="005B2AF8">
              <w:rPr>
                <w:b/>
                <w:bCs/>
              </w:rPr>
              <w:lastRenderedPageBreak/>
              <w:t>Alkalmazott technológia</w:t>
            </w:r>
          </w:p>
        </w:tc>
        <w:tc>
          <w:tcPr>
            <w:tcW w:w="1538" w:type="pct"/>
          </w:tcPr>
          <w:p w14:paraId="4FC7CFD0" w14:textId="77777777" w:rsidR="005B2AF8" w:rsidRPr="005B2AF8" w:rsidRDefault="005B2AF8" w:rsidP="005B2AF8">
            <w:pPr>
              <w:ind w:firstLine="0"/>
              <w:rPr>
                <w:b/>
                <w:bCs/>
              </w:rPr>
            </w:pPr>
            <w:r w:rsidRPr="005B2AF8">
              <w:rPr>
                <w:b/>
                <w:bCs/>
              </w:rPr>
              <w:t>Alkalmazás módja</w:t>
            </w:r>
          </w:p>
        </w:tc>
        <w:tc>
          <w:tcPr>
            <w:tcW w:w="1154" w:type="pct"/>
          </w:tcPr>
          <w:p w14:paraId="3F7C3568" w14:textId="77777777" w:rsidR="005B2AF8" w:rsidRPr="005B2AF8" w:rsidRDefault="005B2AF8" w:rsidP="005B2AF8">
            <w:pPr>
              <w:ind w:firstLine="0"/>
              <w:rPr>
                <w:b/>
                <w:bCs/>
              </w:rPr>
            </w:pPr>
            <w:r w:rsidRPr="005B2AF8">
              <w:rPr>
                <w:b/>
                <w:bCs/>
              </w:rPr>
              <w:t>Előállított tartalom</w:t>
            </w:r>
          </w:p>
        </w:tc>
        <w:tc>
          <w:tcPr>
            <w:tcW w:w="1077" w:type="pct"/>
          </w:tcPr>
          <w:p w14:paraId="1B199E44" w14:textId="77777777" w:rsidR="005B2AF8" w:rsidRPr="005B2AF8" w:rsidRDefault="005B2AF8" w:rsidP="005B2AF8">
            <w:pPr>
              <w:ind w:firstLine="0"/>
              <w:rPr>
                <w:b/>
                <w:bCs/>
              </w:rPr>
            </w:pPr>
            <w:r w:rsidRPr="005B2AF8">
              <w:rPr>
                <w:b/>
                <w:bCs/>
              </w:rPr>
              <w:t>MI használat aránya</w:t>
            </w:r>
          </w:p>
        </w:tc>
      </w:tr>
      <w:tr w:rsidR="005B2AF8" w:rsidRPr="005B2AF8" w14:paraId="4ADBFBD2" w14:textId="77777777" w:rsidTr="00B9281E">
        <w:tc>
          <w:tcPr>
            <w:tcW w:w="1231" w:type="pct"/>
          </w:tcPr>
          <w:p w14:paraId="6CA34580" w14:textId="77777777" w:rsidR="005B2AF8" w:rsidRPr="005B2AF8" w:rsidRDefault="005B2AF8" w:rsidP="005B2AF8">
            <w:pPr>
              <w:ind w:firstLine="0"/>
            </w:pPr>
            <w:r w:rsidRPr="005B2AF8">
              <w:t>GPT-4o (</w:t>
            </w:r>
            <w:proofErr w:type="spellStart"/>
            <w:r w:rsidRPr="005B2AF8">
              <w:t>OpenAI</w:t>
            </w:r>
            <w:proofErr w:type="spellEnd"/>
            <w:r w:rsidRPr="005B2AF8">
              <w:t>)</w:t>
            </w:r>
          </w:p>
        </w:tc>
        <w:tc>
          <w:tcPr>
            <w:tcW w:w="1538" w:type="pct"/>
          </w:tcPr>
          <w:p w14:paraId="4EAE2507" w14:textId="77777777" w:rsidR="005B2AF8" w:rsidRPr="005B2AF8" w:rsidRDefault="005B2AF8" w:rsidP="005B2AF8">
            <w:pPr>
              <w:ind w:firstLine="0"/>
            </w:pPr>
            <w:r w:rsidRPr="005B2AF8">
              <w:t>szöveges összefoglaló generálása</w:t>
            </w:r>
          </w:p>
        </w:tc>
        <w:tc>
          <w:tcPr>
            <w:tcW w:w="1154" w:type="pct"/>
          </w:tcPr>
          <w:p w14:paraId="09CF5C2E" w14:textId="3E002C03" w:rsidR="005B2AF8" w:rsidRPr="005B2AF8" w:rsidRDefault="005B2AF8" w:rsidP="005B2AF8">
            <w:pPr>
              <w:ind w:firstLine="0"/>
            </w:pPr>
            <w:r w:rsidRPr="005B2AF8">
              <w:t>2</w:t>
            </w:r>
            <w:r w:rsidR="00847FF4">
              <w:t>.</w:t>
            </w:r>
            <w:r w:rsidRPr="005B2AF8">
              <w:t>2 fejezet</w:t>
            </w:r>
          </w:p>
        </w:tc>
        <w:tc>
          <w:tcPr>
            <w:tcW w:w="1077" w:type="pct"/>
          </w:tcPr>
          <w:p w14:paraId="731013FE" w14:textId="77777777" w:rsidR="005B2AF8" w:rsidRPr="005B2AF8" w:rsidRDefault="005B2AF8" w:rsidP="005B2AF8">
            <w:pPr>
              <w:ind w:firstLine="0"/>
            </w:pPr>
            <w:r w:rsidRPr="005B2AF8">
              <w:t>80%</w:t>
            </w:r>
          </w:p>
        </w:tc>
      </w:tr>
      <w:tr w:rsidR="005B2AF8" w:rsidRPr="005B2AF8" w14:paraId="5175A8E4" w14:textId="77777777" w:rsidTr="00B9281E">
        <w:tc>
          <w:tcPr>
            <w:tcW w:w="1231" w:type="pct"/>
          </w:tcPr>
          <w:p w14:paraId="74588D90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538" w:type="pct"/>
          </w:tcPr>
          <w:p w14:paraId="043BCB32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154" w:type="pct"/>
          </w:tcPr>
          <w:p w14:paraId="04EEF6A3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077" w:type="pct"/>
          </w:tcPr>
          <w:p w14:paraId="5E788AE7" w14:textId="77777777" w:rsidR="005B2AF8" w:rsidRPr="005B2AF8" w:rsidRDefault="002A3401" w:rsidP="005B2AF8">
            <w:pPr>
              <w:ind w:firstLine="0"/>
            </w:pPr>
            <w:commentRangeStart w:id="50"/>
            <w:commentRangeEnd w:id="50"/>
            <w:r>
              <w:rPr>
                <w:rStyle w:val="Jegyzethivatkozs"/>
                <w:rFonts w:cstheme="minorHAnsi"/>
              </w:rPr>
              <w:commentReference w:id="50"/>
            </w:r>
          </w:p>
        </w:tc>
      </w:tr>
      <w:tr w:rsidR="005B2AF8" w:rsidRPr="005B2AF8" w14:paraId="08B290B6" w14:textId="77777777" w:rsidTr="00B9281E">
        <w:tc>
          <w:tcPr>
            <w:tcW w:w="1231" w:type="pct"/>
          </w:tcPr>
          <w:p w14:paraId="29DD1F07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538" w:type="pct"/>
          </w:tcPr>
          <w:p w14:paraId="22FC0E1C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154" w:type="pct"/>
          </w:tcPr>
          <w:p w14:paraId="3AB61559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077" w:type="pct"/>
          </w:tcPr>
          <w:p w14:paraId="765DD49D" w14:textId="77777777" w:rsidR="005B2AF8" w:rsidRPr="005B2AF8" w:rsidRDefault="005B2AF8" w:rsidP="005B2AF8">
            <w:pPr>
              <w:ind w:firstLine="0"/>
            </w:pPr>
          </w:p>
        </w:tc>
      </w:tr>
      <w:tr w:rsidR="005B2AF8" w:rsidRPr="005B2AF8" w14:paraId="4E86CB04" w14:textId="77777777" w:rsidTr="00B9281E">
        <w:tc>
          <w:tcPr>
            <w:tcW w:w="1231" w:type="pct"/>
          </w:tcPr>
          <w:p w14:paraId="45664B64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538" w:type="pct"/>
          </w:tcPr>
          <w:p w14:paraId="00671ACA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154" w:type="pct"/>
          </w:tcPr>
          <w:p w14:paraId="0E7B7A99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077" w:type="pct"/>
          </w:tcPr>
          <w:p w14:paraId="321AF070" w14:textId="77777777" w:rsidR="005B2AF8" w:rsidRPr="005B2AF8" w:rsidRDefault="005B2AF8" w:rsidP="005B2AF8">
            <w:pPr>
              <w:ind w:firstLine="0"/>
            </w:pPr>
          </w:p>
        </w:tc>
      </w:tr>
    </w:tbl>
    <w:p w14:paraId="04CB636D" w14:textId="77777777" w:rsidR="005B2AF8" w:rsidRPr="005B2AF8" w:rsidRDefault="005B2AF8" w:rsidP="005B2AF8">
      <w:pPr>
        <w:ind w:firstLine="0"/>
      </w:pPr>
    </w:p>
    <w:p w14:paraId="6FB29CF9" w14:textId="79FAA2A5" w:rsidR="0033258A" w:rsidRPr="002273BF" w:rsidRDefault="00B35A4D" w:rsidP="00A73F8D">
      <w:pPr>
        <w:spacing w:before="600" w:after="720"/>
        <w:ind w:firstLine="0"/>
        <w:rPr>
          <w:rFonts w:cs="Times New Roman"/>
          <w:color w:val="FF0000"/>
          <w:szCs w:val="24"/>
        </w:rPr>
      </w:pPr>
      <w:r w:rsidRPr="00B35A4D">
        <w:rPr>
          <w:rFonts w:cs="Times New Roman"/>
          <w:szCs w:val="24"/>
        </w:rPr>
        <w:t>Dátum:</w:t>
      </w:r>
      <w:r>
        <w:rPr>
          <w:rFonts w:cs="Times New Roman"/>
          <w:color w:val="FF0000"/>
          <w:szCs w:val="24"/>
        </w:rPr>
        <w:t xml:space="preserve"> </w:t>
      </w:r>
      <w:r w:rsidR="0033258A" w:rsidRPr="002273BF">
        <w:rPr>
          <w:rFonts w:cs="Times New Roman"/>
          <w:color w:val="FF0000"/>
          <w:szCs w:val="24"/>
        </w:rPr>
        <w:t>Veszprém</w:t>
      </w:r>
      <w:del w:id="51" w:author="Nonstop Gamerek" w:date="2025-04-23T11:50:00Z">
        <w:r w:rsidR="00E927B4" w:rsidDel="00F34A80">
          <w:rPr>
            <w:rFonts w:cs="Times New Roman"/>
            <w:color w:val="FF0000"/>
            <w:szCs w:val="24"/>
          </w:rPr>
          <w:delText>/Nagykanizsa/Zalaegerszeg</w:delText>
        </w:r>
      </w:del>
      <w:r w:rsidR="0033258A" w:rsidRPr="002273BF">
        <w:rPr>
          <w:rFonts w:cs="Times New Roman"/>
          <w:color w:val="FF0000"/>
          <w:szCs w:val="24"/>
        </w:rPr>
        <w:t xml:space="preserve">, </w:t>
      </w:r>
      <w:r w:rsidR="00603001">
        <w:rPr>
          <w:rFonts w:cs="Times New Roman"/>
          <w:color w:val="FF0000"/>
          <w:szCs w:val="24"/>
        </w:rPr>
        <w:t>20</w:t>
      </w:r>
      <w:del w:id="52" w:author="Nonstop Gamerek" w:date="2025-04-23T11:50:00Z">
        <w:r w:rsidR="00603001" w:rsidDel="00F34A80">
          <w:rPr>
            <w:rFonts w:cs="Times New Roman"/>
            <w:color w:val="FF0000"/>
            <w:szCs w:val="24"/>
          </w:rPr>
          <w:delText>.</w:delText>
        </w:r>
      </w:del>
      <w:ins w:id="53" w:author="Nonstop Gamerek" w:date="2025-04-23T11:50:00Z">
        <w:r w:rsidR="00F34A80">
          <w:rPr>
            <w:rFonts w:cs="Times New Roman"/>
            <w:color w:val="FF0000"/>
            <w:szCs w:val="24"/>
          </w:rPr>
          <w:t>25</w:t>
        </w:r>
      </w:ins>
      <w:del w:id="54" w:author="Nonstop Gamerek" w:date="2025-04-23T11:50:00Z">
        <w:r w:rsidR="00603001" w:rsidDel="00F34A80">
          <w:rPr>
            <w:rFonts w:cs="Times New Roman"/>
            <w:color w:val="FF0000"/>
            <w:szCs w:val="24"/>
          </w:rPr>
          <w:delText>.</w:delText>
        </w:r>
      </w:del>
      <w:r w:rsidR="00603001">
        <w:rPr>
          <w:rFonts w:cs="Times New Roman"/>
          <w:color w:val="FF0000"/>
          <w:szCs w:val="24"/>
        </w:rPr>
        <w:t xml:space="preserve"> &lt;&lt;hónap neve&gt;&gt; &lt;&lt;nap</w:t>
      </w:r>
      <w:r w:rsidR="00A73F8D">
        <w:rPr>
          <w:rFonts w:cs="Times New Roman"/>
          <w:color w:val="FF0000"/>
          <w:szCs w:val="24"/>
        </w:rPr>
        <w:t>&gt;&gt;.</w:t>
      </w:r>
    </w:p>
    <w:p w14:paraId="323CF5B1" w14:textId="77777777" w:rsidR="00037D0C" w:rsidRPr="00572DF2" w:rsidRDefault="00037D0C" w:rsidP="00037D0C">
      <w:pPr>
        <w:tabs>
          <w:tab w:val="left" w:pos="5103"/>
          <w:tab w:val="left" w:leader="dot" w:pos="7938"/>
        </w:tabs>
        <w:ind w:left="312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67AA5D3E" w14:textId="3A82C49F" w:rsidR="0033258A" w:rsidRPr="008C3742" w:rsidRDefault="00037D0C" w:rsidP="00674F6E">
      <w:pPr>
        <w:tabs>
          <w:tab w:val="center" w:pos="6521"/>
        </w:tabs>
        <w:spacing w:line="264" w:lineRule="auto"/>
        <w:ind w:left="11" w:right="-2"/>
        <w:rPr>
          <w:rFonts w:cs="Times New Roman"/>
          <w:szCs w:val="24"/>
        </w:rPr>
      </w:pPr>
      <w:r>
        <w:rPr>
          <w:rFonts w:eastAsia="Times New Roman"/>
          <w:i/>
        </w:rPr>
        <w:tab/>
      </w:r>
      <w:del w:id="55" w:author="Nonstop Gamerek" w:date="2025-04-23T11:49:00Z">
        <w:r w:rsidRPr="008C3742" w:rsidDel="00F34A80">
          <w:rPr>
            <w:rFonts w:eastAsia="Times New Roman"/>
            <w:i/>
            <w:rPrChange w:id="56" w:author="Nonstop Gamerek" w:date="2025-04-23T11:51:00Z">
              <w:rPr>
                <w:rFonts w:eastAsia="Times New Roman"/>
                <w:i/>
                <w:color w:val="FF0000"/>
              </w:rPr>
            </w:rPrChange>
          </w:rPr>
          <w:delText>&lt;&lt;</w:delText>
        </w:r>
        <w:r w:rsidR="00674F6E" w:rsidRPr="008C3742" w:rsidDel="00F34A80">
          <w:rPr>
            <w:rFonts w:eastAsia="Times New Roman"/>
            <w:i/>
            <w:rPrChange w:id="57" w:author="Nonstop Gamerek" w:date="2025-04-23T11:51:00Z">
              <w:rPr>
                <w:rFonts w:eastAsia="Times New Roman"/>
                <w:i/>
                <w:color w:val="FF0000"/>
              </w:rPr>
            </w:rPrChange>
          </w:rPr>
          <w:delText>h</w:delText>
        </w:r>
        <w:r w:rsidRPr="008C3742" w:rsidDel="00F34A80">
          <w:rPr>
            <w:rFonts w:eastAsia="Times New Roman"/>
            <w:i/>
            <w:rPrChange w:id="58" w:author="Nonstop Gamerek" w:date="2025-04-23T11:51:00Z">
              <w:rPr>
                <w:rFonts w:eastAsia="Times New Roman"/>
                <w:i/>
                <w:color w:val="FF0000"/>
              </w:rPr>
            </w:rPrChange>
          </w:rPr>
          <w:delText>allgató neve&gt;&gt;</w:delText>
        </w:r>
      </w:del>
      <w:ins w:id="59" w:author="Nonstop Gamerek" w:date="2025-04-23T11:49:00Z">
        <w:r w:rsidR="00F34A80" w:rsidRPr="008C3742">
          <w:rPr>
            <w:rFonts w:eastAsia="Times New Roman"/>
            <w:i/>
            <w:rPrChange w:id="60" w:author="Nonstop Gamerek" w:date="2025-04-23T11:51:00Z">
              <w:rPr>
                <w:rFonts w:eastAsia="Times New Roman"/>
                <w:i/>
                <w:color w:val="FF0000"/>
              </w:rPr>
            </w:rPrChange>
          </w:rPr>
          <w:t>Csernák László</w:t>
        </w:r>
      </w:ins>
    </w:p>
    <w:p w14:paraId="0DC7FA7A" w14:textId="77777777" w:rsidR="003601AC" w:rsidRPr="00572DF2" w:rsidRDefault="003601AC" w:rsidP="009F025B">
      <w:pPr>
        <w:pStyle w:val="Cm"/>
        <w:spacing w:after="480" w:line="360" w:lineRule="auto"/>
      </w:pPr>
      <w:r w:rsidRPr="00674F6E">
        <w:lastRenderedPageBreak/>
        <w:t>Témavezetői</w:t>
      </w:r>
      <w:r>
        <w:t xml:space="preserve"> nyilatkozat</w:t>
      </w:r>
    </w:p>
    <w:p w14:paraId="4BE0E3D3" w14:textId="16F8CF69" w:rsidR="0033258A" w:rsidRPr="00572DF2" w:rsidRDefault="0033258A" w:rsidP="00037D0C">
      <w:pPr>
        <w:pStyle w:val="Firstparagraph"/>
      </w:pPr>
      <w:r w:rsidRPr="008C3742">
        <w:t xml:space="preserve">Alulírott </w:t>
      </w:r>
      <w:del w:id="61" w:author="Nonstop Gamerek" w:date="2025-04-23T11:50:00Z">
        <w:r w:rsidRPr="008C3742" w:rsidDel="008C3742">
          <w:rPr>
            <w:rFonts w:eastAsia="Times New Roman"/>
            <w:iCs/>
            <w:rPrChange w:id="62" w:author="Nonstop Gamerek" w:date="2025-04-23T11:51:00Z">
              <w:rPr>
                <w:rFonts w:eastAsia="Times New Roman"/>
                <w:iCs/>
                <w:color w:val="FF0000"/>
              </w:rPr>
            </w:rPrChange>
          </w:rPr>
          <w:delText>&lt;&lt;témavezető neve&gt;&gt;</w:delText>
        </w:r>
      </w:del>
      <w:ins w:id="63" w:author="Nonstop Gamerek" w:date="2025-04-23T11:50:00Z">
        <w:r w:rsidR="008C3742" w:rsidRPr="008C3742">
          <w:rPr>
            <w:rFonts w:eastAsia="Times New Roman"/>
            <w:iCs/>
            <w:rPrChange w:id="64" w:author="Nonstop Gamerek" w:date="2025-04-23T11:51:00Z">
              <w:rPr>
                <w:rFonts w:eastAsia="Times New Roman"/>
                <w:iCs/>
                <w:color w:val="FF0000"/>
              </w:rPr>
            </w:rPrChange>
          </w:rPr>
          <w:t>Szabó Patrícia</w:t>
        </w:r>
      </w:ins>
      <w:r w:rsidRPr="008C3742">
        <w:rPr>
          <w:rPrChange w:id="65" w:author="Nonstop Gamerek" w:date="2025-04-23T11:51:00Z">
            <w:rPr>
              <w:color w:val="FF0000"/>
            </w:rPr>
          </w:rPrChange>
        </w:rPr>
        <w:t xml:space="preserve"> </w:t>
      </w:r>
      <w:r w:rsidRPr="008C3742">
        <w:t xml:space="preserve">témavezető kijelentem, hogy a </w:t>
      </w:r>
      <w:ins w:id="66" w:author="Nonstop Gamerek" w:date="2025-04-23T11:50:00Z">
        <w:r w:rsidR="008C3742" w:rsidRPr="008C3742">
          <w:rPr>
            <w:rPrChange w:id="67" w:author="Nonstop Gamerek" w:date="2025-04-23T11:51:00Z">
              <w:rPr>
                <w:color w:val="FF0000"/>
              </w:rPr>
            </w:rPrChange>
          </w:rPr>
          <w:t>Különböző generációk információfeldolgozási és tanulási képességeinek statisztikai alapú tesztelése</w:t>
        </w:r>
        <w:r w:rsidR="008C3742" w:rsidRPr="008C3742" w:rsidDel="008C3742">
          <w:rPr>
            <w:rPrChange w:id="68" w:author="Nonstop Gamerek" w:date="2025-04-23T11:51:00Z">
              <w:rPr>
                <w:color w:val="FF0000"/>
              </w:rPr>
            </w:rPrChange>
          </w:rPr>
          <w:t xml:space="preserve"> </w:t>
        </w:r>
      </w:ins>
      <w:del w:id="69" w:author="Nonstop Gamerek" w:date="2025-04-23T11:50:00Z">
        <w:r w:rsidR="00A73F8D" w:rsidRPr="008C3742" w:rsidDel="008C3742">
          <w:rPr>
            <w:rPrChange w:id="70" w:author="Nonstop Gamerek" w:date="2025-04-23T11:51:00Z">
              <w:rPr>
                <w:color w:val="FF0000"/>
              </w:rPr>
            </w:rPrChange>
          </w:rPr>
          <w:delText>&lt;&lt;dolgozatcím&gt;&gt;</w:delText>
        </w:r>
      </w:del>
      <w:r w:rsidR="00A73F8D" w:rsidRPr="008C3742">
        <w:t xml:space="preserve"> című </w:t>
      </w:r>
      <w:r w:rsidRPr="008C3742">
        <w:t xml:space="preserve">dolgozatot </w:t>
      </w:r>
      <w:del w:id="71" w:author="Nonstop Gamerek" w:date="2025-04-23T11:50:00Z">
        <w:r w:rsidRPr="008C3742" w:rsidDel="008C3742">
          <w:rPr>
            <w:rFonts w:eastAsia="Times New Roman"/>
            <w:i/>
            <w:rPrChange w:id="72" w:author="Nonstop Gamerek" w:date="2025-04-23T11:51:00Z">
              <w:rPr>
                <w:rFonts w:eastAsia="Times New Roman"/>
                <w:i/>
                <w:color w:val="FF0000"/>
              </w:rPr>
            </w:rPrChange>
          </w:rPr>
          <w:delText>&lt;&lt;</w:delText>
        </w:r>
        <w:commentRangeStart w:id="73"/>
        <w:r w:rsidR="00037D0C" w:rsidRPr="008C3742" w:rsidDel="008C3742">
          <w:rPr>
            <w:rPrChange w:id="74" w:author="Nonstop Gamerek" w:date="2025-04-23T11:51:00Z">
              <w:rPr>
                <w:color w:val="FF0000"/>
              </w:rPr>
            </w:rPrChange>
          </w:rPr>
          <w:delText>hallgató neve</w:delText>
        </w:r>
        <w:r w:rsidRPr="008C3742" w:rsidDel="008C3742">
          <w:rPr>
            <w:rFonts w:eastAsia="Times New Roman"/>
            <w:i/>
            <w:rPrChange w:id="75" w:author="Nonstop Gamerek" w:date="2025-04-23T11:51:00Z">
              <w:rPr>
                <w:rFonts w:eastAsia="Times New Roman"/>
                <w:i/>
                <w:color w:val="FF0000"/>
              </w:rPr>
            </w:rPrChange>
          </w:rPr>
          <w:delText>&gt;&gt;</w:delText>
        </w:r>
      </w:del>
      <w:ins w:id="76" w:author="Nonstop Gamerek" w:date="2025-04-23T11:50:00Z">
        <w:r w:rsidR="008C3742" w:rsidRPr="008C3742">
          <w:rPr>
            <w:rFonts w:eastAsia="Times New Roman"/>
            <w:i/>
            <w:rPrChange w:id="77" w:author="Nonstop Gamerek" w:date="2025-04-23T11:51:00Z">
              <w:rPr>
                <w:rFonts w:eastAsia="Times New Roman"/>
                <w:i/>
                <w:color w:val="FF0000"/>
              </w:rPr>
            </w:rPrChange>
          </w:rPr>
          <w:t>Csernák László</w:t>
        </w:r>
      </w:ins>
      <w:r w:rsidRPr="008C3742">
        <w:rPr>
          <w:rFonts w:eastAsia="Times New Roman"/>
          <w:i/>
        </w:rPr>
        <w:t xml:space="preserve"> </w:t>
      </w:r>
      <w:r w:rsidRPr="008C3742">
        <w:t xml:space="preserve">a Pannon Egyetem </w:t>
      </w:r>
      <w:ins w:id="78" w:author="Nonstop Gamerek" w:date="2025-04-23T11:51:00Z">
        <w:r w:rsidR="008C3742" w:rsidRPr="008C3742">
          <w:t>Villamosmérnöki és Információs Rendszerek Tanszék-</w:t>
        </w:r>
      </w:ins>
      <w:del w:id="79" w:author="Nonstop Gamerek" w:date="2025-04-23T11:51:00Z">
        <w:r w:rsidRPr="008C3742" w:rsidDel="008C3742">
          <w:rPr>
            <w:rFonts w:eastAsia="Times New Roman"/>
            <w:iCs/>
            <w:rPrChange w:id="80" w:author="Nonstop Gamerek" w:date="2025-04-23T11:51:00Z">
              <w:rPr>
                <w:rFonts w:eastAsia="Times New Roman"/>
                <w:iCs/>
                <w:color w:val="FF0000"/>
              </w:rPr>
            </w:rPrChange>
          </w:rPr>
          <w:delText>&lt;&lt;tanszék neve&gt;&gt;</w:delText>
        </w:r>
      </w:del>
      <w:r w:rsidR="00CF499E" w:rsidRPr="008C3742">
        <w:rPr>
          <w:rFonts w:eastAsia="Times New Roman"/>
          <w:iCs/>
          <w:rPrChange w:id="81" w:author="Nonstop Gamerek" w:date="2025-04-23T11:51:00Z">
            <w:rPr>
              <w:rFonts w:eastAsia="Times New Roman"/>
              <w:iCs/>
              <w:color w:val="FF0000"/>
            </w:rPr>
          </w:rPrChange>
        </w:rPr>
        <w:t>én</w:t>
      </w:r>
      <w:r w:rsidRPr="008C3742">
        <w:t xml:space="preserve"> készítette </w:t>
      </w:r>
      <w:del w:id="82" w:author="Nonstop Gamerek" w:date="2025-04-23T11:51:00Z">
        <w:r w:rsidRPr="008C3742" w:rsidDel="008C3742">
          <w:rPr>
            <w:rPrChange w:id="83" w:author="Nonstop Gamerek" w:date="2025-04-23T11:51:00Z">
              <w:rPr>
                <w:color w:val="FF0000"/>
              </w:rPr>
            </w:rPrChange>
          </w:rPr>
          <w:delText>&lt;&lt;végzettség&gt;&gt;</w:delText>
        </w:r>
      </w:del>
      <w:ins w:id="84" w:author="Nonstop Gamerek" w:date="2025-04-23T11:51:00Z">
        <w:r w:rsidR="008C3742" w:rsidRPr="008C3742">
          <w:rPr>
            <w:rPrChange w:id="85" w:author="Nonstop Gamerek" w:date="2025-04-23T11:51:00Z">
              <w:rPr>
                <w:color w:val="FF0000"/>
              </w:rPr>
            </w:rPrChange>
          </w:rPr>
          <w:t>Programtervező Informatikus</w:t>
        </w:r>
      </w:ins>
      <w:r w:rsidRPr="008C3742">
        <w:rPr>
          <w:rPrChange w:id="86" w:author="Nonstop Gamerek" w:date="2025-04-23T11:51:00Z">
            <w:rPr>
              <w:color w:val="FF0000"/>
            </w:rPr>
          </w:rPrChange>
        </w:rPr>
        <w:t xml:space="preserve"> </w:t>
      </w:r>
      <w:r w:rsidRPr="00572DF2">
        <w:t>végzettség megszerzése érdekében.</w:t>
      </w:r>
      <w:commentRangeEnd w:id="73"/>
      <w:r w:rsidR="00D512AB">
        <w:rPr>
          <w:rStyle w:val="Jegyzethivatkozs"/>
          <w:rFonts w:cstheme="minorHAnsi"/>
        </w:rPr>
        <w:commentReference w:id="73"/>
      </w:r>
    </w:p>
    <w:p w14:paraId="0D90F6C3" w14:textId="77777777" w:rsidR="0033258A" w:rsidRPr="00572DF2" w:rsidRDefault="0033258A" w:rsidP="00F630E6">
      <w:pPr>
        <w:ind w:firstLine="0"/>
      </w:pPr>
      <w:r w:rsidRPr="00572DF2">
        <w:t>Kijelentem, hogy a dolgozat védésre bocsátását engedélyezem.</w:t>
      </w:r>
    </w:p>
    <w:p w14:paraId="15BC7677" w14:textId="7D7293D3" w:rsidR="00F630E6" w:rsidRPr="002273BF" w:rsidRDefault="00B35A4D" w:rsidP="00F630E6">
      <w:pPr>
        <w:spacing w:before="600" w:after="720"/>
        <w:ind w:firstLine="0"/>
        <w:rPr>
          <w:rFonts w:cs="Times New Roman"/>
          <w:color w:val="FF0000"/>
          <w:szCs w:val="24"/>
        </w:rPr>
      </w:pPr>
      <w:r w:rsidRPr="00B35A4D">
        <w:rPr>
          <w:rFonts w:cs="Times New Roman"/>
          <w:szCs w:val="24"/>
        </w:rPr>
        <w:t xml:space="preserve">Dátum: </w:t>
      </w:r>
      <w:r w:rsidR="00F630E6" w:rsidRPr="002273BF">
        <w:rPr>
          <w:rFonts w:cs="Times New Roman"/>
          <w:color w:val="FF0000"/>
          <w:szCs w:val="24"/>
        </w:rPr>
        <w:t>Veszprém</w:t>
      </w:r>
      <w:del w:id="87" w:author="Szabó Patrícia" w:date="2025-04-14T19:36:00Z">
        <w:r w:rsidR="00F630E6" w:rsidDel="00D512AB">
          <w:rPr>
            <w:rFonts w:cs="Times New Roman"/>
            <w:color w:val="FF0000"/>
            <w:szCs w:val="24"/>
          </w:rPr>
          <w:delText>/Nagykanizsa/Zalaegerszeg</w:delText>
        </w:r>
      </w:del>
      <w:r w:rsidR="00F630E6" w:rsidRPr="002273BF">
        <w:rPr>
          <w:rFonts w:cs="Times New Roman"/>
          <w:color w:val="FF0000"/>
          <w:szCs w:val="24"/>
        </w:rPr>
        <w:t xml:space="preserve">, </w:t>
      </w:r>
      <w:r w:rsidR="00F630E6">
        <w:rPr>
          <w:rFonts w:cs="Times New Roman"/>
          <w:color w:val="FF0000"/>
          <w:szCs w:val="24"/>
        </w:rPr>
        <w:t>20</w:t>
      </w:r>
      <w:ins w:id="88" w:author="Nonstop Gamerek" w:date="2025-04-23T11:51:00Z">
        <w:r w:rsidR="008C3742">
          <w:rPr>
            <w:rFonts w:cs="Times New Roman"/>
            <w:color w:val="FF0000"/>
            <w:szCs w:val="24"/>
          </w:rPr>
          <w:t>25</w:t>
        </w:r>
      </w:ins>
      <w:del w:id="89" w:author="Nonstop Gamerek" w:date="2025-04-23T11:51:00Z">
        <w:r w:rsidR="00F630E6" w:rsidDel="008C3742">
          <w:rPr>
            <w:rFonts w:cs="Times New Roman"/>
            <w:color w:val="FF0000"/>
            <w:szCs w:val="24"/>
          </w:rPr>
          <w:delText>..</w:delText>
        </w:r>
      </w:del>
      <w:r w:rsidR="00F630E6">
        <w:rPr>
          <w:rFonts w:cs="Times New Roman"/>
          <w:color w:val="FF0000"/>
          <w:szCs w:val="24"/>
        </w:rPr>
        <w:t xml:space="preserve"> &lt;&lt;hónap neve&gt;&gt; &lt;&lt;nap&gt;&gt;.</w:t>
      </w:r>
    </w:p>
    <w:p w14:paraId="0D5759E7" w14:textId="7A198234" w:rsidR="0033258A" w:rsidRPr="002273BF" w:rsidRDefault="0033258A" w:rsidP="00F630E6">
      <w:pPr>
        <w:spacing w:before="600" w:after="720"/>
        <w:ind w:firstLine="0"/>
        <w:rPr>
          <w:rFonts w:cs="Times New Roman"/>
          <w:color w:val="FF0000"/>
          <w:szCs w:val="24"/>
        </w:rPr>
      </w:pPr>
    </w:p>
    <w:p w14:paraId="6B20BC32" w14:textId="77777777" w:rsidR="00674F6E" w:rsidRPr="00572DF2" w:rsidRDefault="00674F6E" w:rsidP="00674F6E">
      <w:pPr>
        <w:tabs>
          <w:tab w:val="left" w:pos="5103"/>
          <w:tab w:val="left" w:leader="dot" w:pos="7938"/>
        </w:tabs>
        <w:ind w:left="312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61E0BCBA" w14:textId="28E1433D" w:rsidR="00674F6E" w:rsidRDefault="00674F6E" w:rsidP="00674F6E">
      <w:pPr>
        <w:tabs>
          <w:tab w:val="center" w:pos="6521"/>
        </w:tabs>
        <w:spacing w:line="264" w:lineRule="auto"/>
        <w:ind w:left="11" w:right="-2"/>
        <w:rPr>
          <w:rFonts w:cs="Times New Roman"/>
          <w:szCs w:val="24"/>
        </w:rPr>
      </w:pPr>
      <w:r>
        <w:rPr>
          <w:rFonts w:eastAsia="Times New Roman"/>
          <w:i/>
        </w:rPr>
        <w:tab/>
      </w:r>
      <w:del w:id="90" w:author="Nonstop Gamerek" w:date="2025-04-23T11:51:00Z">
        <w:r w:rsidRPr="008C3742" w:rsidDel="008C3742">
          <w:rPr>
            <w:rFonts w:eastAsia="Times New Roman"/>
            <w:i/>
            <w:rPrChange w:id="91" w:author="Nonstop Gamerek" w:date="2025-04-23T11:51:00Z">
              <w:rPr>
                <w:rFonts w:eastAsia="Times New Roman"/>
                <w:i/>
                <w:color w:val="FF0000"/>
              </w:rPr>
            </w:rPrChange>
          </w:rPr>
          <w:delText>&lt;&lt;témavezető neve&gt;&gt;</w:delText>
        </w:r>
      </w:del>
      <w:ins w:id="92" w:author="Nonstop Gamerek" w:date="2025-04-23T11:51:00Z">
        <w:r w:rsidR="008C3742" w:rsidRPr="008C3742">
          <w:rPr>
            <w:rFonts w:eastAsia="Times New Roman"/>
            <w:i/>
            <w:rPrChange w:id="93" w:author="Nonstop Gamerek" w:date="2025-04-23T11:51:00Z">
              <w:rPr>
                <w:rFonts w:eastAsia="Times New Roman"/>
                <w:i/>
                <w:color w:val="FF0000"/>
              </w:rPr>
            </w:rPrChange>
          </w:rPr>
          <w:t>Szabó Patrícia</w:t>
        </w:r>
      </w:ins>
    </w:p>
    <w:p w14:paraId="05B52170" w14:textId="77777777" w:rsidR="0091475E" w:rsidRPr="008B78D3" w:rsidRDefault="0091475E" w:rsidP="009F025B">
      <w:pPr>
        <w:pStyle w:val="Title1"/>
        <w:rPr>
          <w:lang w:val="hu-HU"/>
        </w:rPr>
      </w:pPr>
      <w:commentRangeStart w:id="94"/>
      <w:r w:rsidRPr="008B78D3">
        <w:rPr>
          <w:lang w:val="hu-HU"/>
        </w:rPr>
        <w:lastRenderedPageBreak/>
        <w:t>Köszönetnyilvánítás</w:t>
      </w:r>
      <w:bookmarkEnd w:id="20"/>
      <w:commentRangeEnd w:id="94"/>
      <w:r w:rsidR="00D512AB">
        <w:rPr>
          <w:rStyle w:val="Jegyzethivatkozs"/>
          <w:rFonts w:eastAsiaTheme="minorHAnsi" w:cstheme="minorHAnsi"/>
          <w:b w:val="0"/>
          <w:kern w:val="0"/>
          <w:lang w:val="hu-HU"/>
        </w:rPr>
        <w:commentReference w:id="94"/>
      </w:r>
    </w:p>
    <w:p w14:paraId="10D06E74" w14:textId="1266D3C7" w:rsidR="005E3250" w:rsidRDefault="00B0319C" w:rsidP="00037D0C">
      <w:pPr>
        <w:pStyle w:val="Firstparagraph"/>
        <w:rPr>
          <w:ins w:id="95" w:author="Nonstop Gamerek" w:date="2025-04-23T11:56:00Z"/>
        </w:rPr>
      </w:pPr>
      <w:ins w:id="96" w:author="Nonstop Gamerek" w:date="2025-04-23T11:54:00Z">
        <w:r>
          <w:t xml:space="preserve">Elsősorban szeretném megköszönni a rengeteg segítséget és </w:t>
        </w:r>
      </w:ins>
      <w:ins w:id="97" w:author="Nonstop Gamerek" w:date="2025-04-23T11:56:00Z">
        <w:r>
          <w:t>támogatást,</w:t>
        </w:r>
      </w:ins>
      <w:ins w:id="98" w:author="Nonstop Gamerek" w:date="2025-04-23T11:54:00Z">
        <w:r>
          <w:t xml:space="preserve"> amit a témavezetőmtől Szabó Patríciától kaptam. A szakdolgoz</w:t>
        </w:r>
      </w:ins>
      <w:ins w:id="99" w:author="Nonstop Gamerek" w:date="2025-04-23T11:55:00Z">
        <w:r>
          <w:t xml:space="preserve">at készítése folyamán olyan formai, szövegszerkesztési, technikai és szoftverfejlesztési képességeket tudtam </w:t>
        </w:r>
      </w:ins>
      <w:ins w:id="100" w:author="Nonstop Gamerek" w:date="2025-04-23T11:56:00Z">
        <w:r>
          <w:t>elsajátítani,</w:t>
        </w:r>
      </w:ins>
      <w:ins w:id="101" w:author="Nonstop Gamerek" w:date="2025-04-23T11:55:00Z">
        <w:r>
          <w:t xml:space="preserve"> amik a jövőbe</w:t>
        </w:r>
      </w:ins>
      <w:ins w:id="102" w:author="Nonstop Gamerek" w:date="2025-04-23T11:56:00Z">
        <w:r>
          <w:t>n kulcsfontosságúak lesznek számomra.</w:t>
        </w:r>
      </w:ins>
    </w:p>
    <w:p w14:paraId="26AC0C58" w14:textId="77777777" w:rsidR="00B0319C" w:rsidRDefault="00B0319C" w:rsidP="00B0319C">
      <w:pPr>
        <w:ind w:firstLine="0"/>
        <w:rPr>
          <w:ins w:id="103" w:author="Nonstop Gamerek" w:date="2025-04-23T11:57:00Z"/>
        </w:rPr>
      </w:pPr>
      <w:ins w:id="104" w:author="Nonstop Gamerek" w:date="2025-04-23T11:56:00Z">
        <w:r>
          <w:t xml:space="preserve">Emellett szeretném megköszönni a </w:t>
        </w:r>
      </w:ins>
      <w:ins w:id="105" w:author="Nonstop Gamerek" w:date="2025-04-23T11:57:00Z">
        <w:r>
          <w:t>családomnak azt, hogy átsegítettek egy-egy nehezebb időszakomon és hittek bennem.</w:t>
        </w:r>
      </w:ins>
    </w:p>
    <w:p w14:paraId="0DD72EDF" w14:textId="479EA3F7" w:rsidR="00B0319C" w:rsidRPr="00B0319C" w:rsidRDefault="00B0319C">
      <w:pPr>
        <w:ind w:firstLine="0"/>
        <w:pPrChange w:id="106" w:author="Nonstop Gamerek" w:date="2025-04-23T11:56:00Z">
          <w:pPr>
            <w:pStyle w:val="Firstparagraph"/>
          </w:pPr>
        </w:pPrChange>
      </w:pPr>
      <w:ins w:id="107" w:author="Nonstop Gamerek" w:date="2025-04-23T11:57:00Z">
        <w:r>
          <w:t xml:space="preserve">Illetve szeretném megköszönni a </w:t>
        </w:r>
      </w:ins>
      <w:ins w:id="108" w:author="Nonstop Gamerek" w:date="2025-04-23T11:59:00Z">
        <w:r>
          <w:t>barátaimnak,</w:t>
        </w:r>
      </w:ins>
      <w:ins w:id="109" w:author="Nonstop Gamerek" w:date="2025-04-23T11:57:00Z">
        <w:r>
          <w:t xml:space="preserve"> akik a</w:t>
        </w:r>
      </w:ins>
      <w:ins w:id="110" w:author="Nonstop Gamerek" w:date="2025-04-23T11:58:00Z">
        <w:r>
          <w:t xml:space="preserve"> tesztelés során folyamatos visszajelzéseikkel segítették azt, hogy egy minél élvezhetőbb játék jöjjön létre. </w:t>
        </w:r>
      </w:ins>
      <w:ins w:id="111" w:author="Nonstop Gamerek" w:date="2025-04-23T11:57:00Z">
        <w:r>
          <w:t xml:space="preserve"> </w:t>
        </w:r>
      </w:ins>
    </w:p>
    <w:p w14:paraId="272A046D" w14:textId="77777777" w:rsidR="0091475E" w:rsidRPr="008B78D3" w:rsidRDefault="0091475E" w:rsidP="009F025B">
      <w:pPr>
        <w:pStyle w:val="Title1"/>
        <w:rPr>
          <w:lang w:val="hu-HU"/>
        </w:rPr>
      </w:pPr>
      <w:bookmarkStart w:id="112" w:name="_Toc68948684"/>
      <w:r w:rsidRPr="008B78D3">
        <w:rPr>
          <w:lang w:val="hu-HU"/>
        </w:rPr>
        <w:lastRenderedPageBreak/>
        <w:t xml:space="preserve">Tartalmi </w:t>
      </w:r>
      <w:commentRangeStart w:id="113"/>
      <w:r w:rsidRPr="008B78D3">
        <w:rPr>
          <w:lang w:val="hu-HU"/>
        </w:rPr>
        <w:t>összefoglaló</w:t>
      </w:r>
      <w:bookmarkEnd w:id="112"/>
      <w:commentRangeEnd w:id="113"/>
      <w:r w:rsidR="00D512AB">
        <w:rPr>
          <w:rStyle w:val="Jegyzethivatkozs"/>
          <w:rFonts w:eastAsiaTheme="minorHAnsi" w:cstheme="minorHAnsi"/>
          <w:b w:val="0"/>
          <w:kern w:val="0"/>
          <w:lang w:val="hu-HU"/>
        </w:rPr>
        <w:commentReference w:id="113"/>
      </w:r>
    </w:p>
    <w:p w14:paraId="39A5399D" w14:textId="77777777" w:rsidR="00B0319C" w:rsidRDefault="00B0319C" w:rsidP="00B0319C">
      <w:pPr>
        <w:pStyle w:val="Firstparagraph"/>
        <w:rPr>
          <w:ins w:id="114" w:author="Nonstop Gamerek" w:date="2025-04-23T12:01:00Z"/>
        </w:rPr>
      </w:pPr>
      <w:ins w:id="115" w:author="Nonstop Gamerek" w:date="2025-04-23T12:01:00Z">
        <w:r>
          <w:t>Tartalmi összefoglaló magyarul. Az összefoglalónak tartalmaznia kell (rövid, velős és összefüggő megfogalmazásban) a következőket:</w:t>
        </w:r>
      </w:ins>
    </w:p>
    <w:p w14:paraId="12A0131B" w14:textId="77777777" w:rsidR="00B0319C" w:rsidRDefault="00B0319C" w:rsidP="00B0319C">
      <w:pPr>
        <w:numPr>
          <w:ilvl w:val="0"/>
          <w:numId w:val="56"/>
        </w:numPr>
        <w:spacing w:after="3" w:line="264" w:lineRule="auto"/>
        <w:jc w:val="left"/>
        <w:rPr>
          <w:ins w:id="116" w:author="Nonstop Gamerek" w:date="2025-04-23T12:01:00Z"/>
        </w:rPr>
      </w:pPr>
      <w:ins w:id="117" w:author="Nonstop Gamerek" w:date="2025-04-23T12:01:00Z">
        <w:r>
          <w:t xml:space="preserve">téma megnevezése, </w:t>
        </w:r>
      </w:ins>
    </w:p>
    <w:p w14:paraId="2209A8D6" w14:textId="77777777" w:rsidR="00B0319C" w:rsidRDefault="00B0319C" w:rsidP="00B0319C">
      <w:pPr>
        <w:numPr>
          <w:ilvl w:val="0"/>
          <w:numId w:val="56"/>
        </w:numPr>
        <w:spacing w:after="3" w:line="264" w:lineRule="auto"/>
        <w:jc w:val="left"/>
        <w:rPr>
          <w:ins w:id="118" w:author="Nonstop Gamerek" w:date="2025-04-23T12:01:00Z"/>
        </w:rPr>
      </w:pPr>
      <w:ins w:id="119" w:author="Nonstop Gamerek" w:date="2025-04-23T12:01:00Z">
        <w:r>
          <w:t xml:space="preserve">megoldott feladat megfogalmazása, </w:t>
        </w:r>
      </w:ins>
    </w:p>
    <w:p w14:paraId="679ECBCB" w14:textId="77777777" w:rsidR="00B0319C" w:rsidRDefault="00B0319C" w:rsidP="00B0319C">
      <w:pPr>
        <w:numPr>
          <w:ilvl w:val="0"/>
          <w:numId w:val="56"/>
        </w:numPr>
        <w:spacing w:after="3" w:line="264" w:lineRule="auto"/>
        <w:jc w:val="left"/>
        <w:rPr>
          <w:ins w:id="120" w:author="Nonstop Gamerek" w:date="2025-04-23T12:01:00Z"/>
        </w:rPr>
      </w:pPr>
      <w:ins w:id="121" w:author="Nonstop Gamerek" w:date="2025-04-23T12:01:00Z">
        <w:r>
          <w:t xml:space="preserve">megoldási mód, </w:t>
        </w:r>
      </w:ins>
    </w:p>
    <w:p w14:paraId="51FD1179" w14:textId="77777777" w:rsidR="00B0319C" w:rsidRDefault="00B0319C" w:rsidP="00B0319C">
      <w:pPr>
        <w:numPr>
          <w:ilvl w:val="0"/>
          <w:numId w:val="56"/>
        </w:numPr>
        <w:spacing w:after="3" w:line="264" w:lineRule="auto"/>
        <w:jc w:val="left"/>
        <w:rPr>
          <w:ins w:id="122" w:author="Nonstop Gamerek" w:date="2025-04-23T12:01:00Z"/>
        </w:rPr>
      </w:pPr>
      <w:ins w:id="123" w:author="Nonstop Gamerek" w:date="2025-04-23T12:01:00Z">
        <w:r>
          <w:t xml:space="preserve">elért eredmények, </w:t>
        </w:r>
      </w:ins>
    </w:p>
    <w:p w14:paraId="749429EB" w14:textId="77777777" w:rsidR="00B0319C" w:rsidRDefault="00B0319C" w:rsidP="00B0319C">
      <w:pPr>
        <w:numPr>
          <w:ilvl w:val="0"/>
          <w:numId w:val="56"/>
        </w:numPr>
        <w:spacing w:after="3" w:line="264" w:lineRule="auto"/>
        <w:jc w:val="left"/>
        <w:rPr>
          <w:ins w:id="124" w:author="Nonstop Gamerek" w:date="2025-04-23T12:01:00Z"/>
        </w:rPr>
      </w:pPr>
      <w:ins w:id="125" w:author="Nonstop Gamerek" w:date="2025-04-23T12:01:00Z">
        <w:r>
          <w:t xml:space="preserve">kulcsszavak (4-6 darab) </w:t>
        </w:r>
      </w:ins>
    </w:p>
    <w:p w14:paraId="731909D7" w14:textId="77777777" w:rsidR="00B0319C" w:rsidRDefault="00B0319C" w:rsidP="00B0319C">
      <w:pPr>
        <w:numPr>
          <w:ilvl w:val="0"/>
          <w:numId w:val="56"/>
        </w:numPr>
        <w:spacing w:after="3" w:line="264" w:lineRule="auto"/>
        <w:jc w:val="left"/>
        <w:rPr>
          <w:ins w:id="126" w:author="Nonstop Gamerek" w:date="2025-04-23T12:01:00Z"/>
        </w:rPr>
      </w:pPr>
      <w:ins w:id="127" w:author="Nonstop Gamerek" w:date="2025-04-23T12:01:00Z">
        <w:r>
          <w:t xml:space="preserve">terjedelme nem lehet több 1 A4-es oldalnál. </w:t>
        </w:r>
      </w:ins>
    </w:p>
    <w:p w14:paraId="229B657C" w14:textId="77777777" w:rsidR="00B0319C" w:rsidRDefault="00B0319C" w:rsidP="00B0319C">
      <w:pPr>
        <w:rPr>
          <w:ins w:id="128" w:author="Nonstop Gamerek" w:date="2025-04-23T12:01:00Z"/>
        </w:rPr>
      </w:pPr>
      <w:ins w:id="129" w:author="Nonstop Gamerek" w:date="2025-04-23T12:01:00Z">
        <w:r>
          <w:t xml:space="preserve">Az összefoglalót magyar és angol nyelven kell készíteni. Sorrendben a dolgozat nyelvével megegyező kerül előrébb. A cím </w:t>
        </w:r>
        <w:proofErr w:type="spellStart"/>
        <w:r>
          <w:t>Title</w:t>
        </w:r>
        <w:proofErr w:type="spellEnd"/>
        <w:r>
          <w:t xml:space="preserve"> stílusú, formázása: Times New Roman, nagybetű, 14 </w:t>
        </w:r>
        <w:proofErr w:type="spellStart"/>
        <w:r>
          <w:t>pt</w:t>
        </w:r>
        <w:proofErr w:type="spellEnd"/>
        <w:r>
          <w:t xml:space="preserve">, félkövér, középre igazított; az összefoglaló Normál stílusú, formázása: Times New Roman, 12 </w:t>
        </w:r>
        <w:proofErr w:type="spellStart"/>
        <w:r>
          <w:t>pt</w:t>
        </w:r>
        <w:proofErr w:type="spellEnd"/>
        <w:r>
          <w:t xml:space="preserve">, sorkizárt, 1.5-ös sortávolság. </w:t>
        </w:r>
      </w:ins>
    </w:p>
    <w:p w14:paraId="3E90FA92" w14:textId="77777777" w:rsidR="00B0319C" w:rsidRDefault="00B0319C" w:rsidP="00B0319C">
      <w:pPr>
        <w:spacing w:before="600"/>
        <w:rPr>
          <w:ins w:id="130" w:author="Nonstop Gamerek" w:date="2025-04-23T12:01:00Z"/>
          <w:rFonts w:cs="Times New Roman"/>
          <w:szCs w:val="24"/>
        </w:rPr>
      </w:pPr>
      <w:ins w:id="131" w:author="Nonstop Gamerek" w:date="2025-04-23T12:01:00Z">
        <w:r>
          <w:rPr>
            <w:rFonts w:cs="Times New Roman"/>
            <w:b/>
            <w:szCs w:val="24"/>
          </w:rPr>
          <w:t>Kulcsszavak:</w:t>
        </w:r>
        <w:r>
          <w:rPr>
            <w:rFonts w:cs="Times New Roman"/>
            <w:szCs w:val="24"/>
          </w:rPr>
          <w:t xml:space="preserve"> [4-6 kulcsszó felsorolása, vesszővel elválasztva]</w:t>
        </w:r>
      </w:ins>
    </w:p>
    <w:p w14:paraId="36692330" w14:textId="14160A7F" w:rsidR="006E17E0" w:rsidRPr="008D24E0" w:rsidRDefault="006E17E0" w:rsidP="00B64CF2">
      <w:pPr>
        <w:pStyle w:val="Firstparagraph"/>
        <w:rPr>
          <w:rFonts w:cs="Times New Roman"/>
          <w:szCs w:val="24"/>
        </w:rPr>
      </w:pPr>
    </w:p>
    <w:p w14:paraId="7A77B38D" w14:textId="77777777" w:rsidR="00632D14" w:rsidRPr="0044328F" w:rsidRDefault="00632D14" w:rsidP="009F025B">
      <w:pPr>
        <w:pStyle w:val="Title1"/>
        <w:rPr>
          <w:lang w:val="hu-HU"/>
        </w:rPr>
      </w:pPr>
      <w:proofErr w:type="spellStart"/>
      <w:r w:rsidRPr="0044328F">
        <w:rPr>
          <w:lang w:val="hu-HU"/>
        </w:rPr>
        <w:lastRenderedPageBreak/>
        <w:t>Abstract</w:t>
      </w:r>
      <w:proofErr w:type="spellEnd"/>
    </w:p>
    <w:p w14:paraId="5D3018EA" w14:textId="77777777" w:rsidR="003B71D8" w:rsidRPr="00B66B8E" w:rsidRDefault="00BF459C" w:rsidP="00037D0C">
      <w:pPr>
        <w:pStyle w:val="Firstparagraph"/>
        <w:rPr>
          <w:lang w:val="en-GB"/>
        </w:rPr>
      </w:pPr>
      <w:r>
        <w:rPr>
          <w:lang w:val="en-GB"/>
        </w:rPr>
        <w:t>Abstract in English</w:t>
      </w:r>
    </w:p>
    <w:p w14:paraId="1938AA0B" w14:textId="77777777" w:rsidR="00DF2021" w:rsidRDefault="00DF2021" w:rsidP="00DF2021">
      <w:pPr>
        <w:spacing w:before="600"/>
        <w:rPr>
          <w:rFonts w:cs="Times New Roman"/>
          <w:szCs w:val="24"/>
          <w:lang w:val="en-GB"/>
        </w:rPr>
      </w:pPr>
      <w:r w:rsidRPr="00B66B8E">
        <w:rPr>
          <w:rFonts w:cs="Times New Roman"/>
          <w:b/>
          <w:szCs w:val="24"/>
          <w:lang w:val="en-GB"/>
        </w:rPr>
        <w:t>Keywords:</w:t>
      </w:r>
      <w:r w:rsidRPr="00B66B8E">
        <w:rPr>
          <w:rFonts w:cs="Times New Roman"/>
          <w:szCs w:val="24"/>
          <w:lang w:val="en-GB"/>
        </w:rPr>
        <w:t xml:space="preserve"> </w:t>
      </w:r>
      <w:r w:rsidR="001F1695">
        <w:rPr>
          <w:rFonts w:cs="Times New Roman"/>
          <w:szCs w:val="24"/>
          <w:lang w:val="en-GB"/>
        </w:rPr>
        <w:t>[list 4-</w:t>
      </w:r>
      <w:r w:rsidR="00933CB3">
        <w:rPr>
          <w:rFonts w:cs="Times New Roman"/>
          <w:szCs w:val="24"/>
          <w:lang w:val="en-GB"/>
        </w:rPr>
        <w:t>6</w:t>
      </w:r>
      <w:r w:rsidR="001F1695">
        <w:rPr>
          <w:rFonts w:cs="Times New Roman"/>
          <w:szCs w:val="24"/>
          <w:lang w:val="en-GB"/>
        </w:rPr>
        <w:t xml:space="preserve"> keywords]</w:t>
      </w:r>
    </w:p>
    <w:p w14:paraId="2DE02417" w14:textId="77777777" w:rsidR="00674F6E" w:rsidRDefault="00674F6E">
      <w:pPr>
        <w:spacing w:after="160" w:line="259" w:lineRule="auto"/>
        <w:ind w:firstLine="0"/>
        <w:jc w:val="left"/>
        <w:rPr>
          <w:rFonts w:cs="Times New Roman"/>
          <w:szCs w:val="24"/>
          <w:lang w:val="en-GB"/>
        </w:rPr>
      </w:pPr>
      <w:r>
        <w:rPr>
          <w:rFonts w:cs="Times New Roman"/>
          <w:szCs w:val="24"/>
          <w:lang w:val="en-GB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8709175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D553C3" w14:textId="77777777" w:rsidR="00674F6E" w:rsidRPr="00674F6E" w:rsidRDefault="00674F6E" w:rsidP="00674F6E">
          <w:pPr>
            <w:pStyle w:val="Tartalomjegyzkcmsora"/>
            <w:spacing w:after="480"/>
            <w:rPr>
              <w:rStyle w:val="Title1Char"/>
              <w:color w:val="auto"/>
            </w:rPr>
          </w:pPr>
          <w:proofErr w:type="spellStart"/>
          <w:r w:rsidRPr="00674F6E">
            <w:rPr>
              <w:rStyle w:val="Title1Char"/>
              <w:color w:val="auto"/>
            </w:rPr>
            <w:t>Tartalomjegyzék</w:t>
          </w:r>
          <w:proofErr w:type="spellEnd"/>
        </w:p>
        <w:p w14:paraId="082947F9" w14:textId="2BA2A403" w:rsidR="00D512AB" w:rsidRDefault="00674F6E">
          <w:pPr>
            <w:pStyle w:val="TJ1"/>
            <w:rPr>
              <w:ins w:id="132" w:author="Szabó Patrícia" w:date="2025-04-14T19:38:00Z"/>
              <w:rFonts w:asciiTheme="minorHAnsi" w:eastAsiaTheme="minorEastAsia" w:hAnsiTheme="minorHAnsi" w:cstheme="minorBidi"/>
              <w:b w:val="0"/>
              <w:bCs w:val="0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ins w:id="133" w:author="Szabó Patrícia" w:date="2025-04-14T19:38:00Z">
            <w:r w:rsidR="00D512AB" w:rsidRPr="00573069">
              <w:rPr>
                <w:rStyle w:val="Hiperhivatkozs"/>
                <w:noProof/>
              </w:rPr>
              <w:fldChar w:fldCharType="begin"/>
            </w:r>
            <w:r w:rsidR="00D512AB" w:rsidRPr="00573069">
              <w:rPr>
                <w:rStyle w:val="Hiperhivatkozs"/>
                <w:noProof/>
              </w:rPr>
              <w:instrText xml:space="preserve"> </w:instrText>
            </w:r>
            <w:r w:rsidR="00D512AB">
              <w:rPr>
                <w:noProof/>
              </w:rPr>
              <w:instrText>HYPERLINK \l "_Toc195551931"</w:instrText>
            </w:r>
            <w:r w:rsidR="00D512AB" w:rsidRPr="00573069">
              <w:rPr>
                <w:rStyle w:val="Hiperhivatkozs"/>
                <w:noProof/>
              </w:rPr>
              <w:instrText xml:space="preserve"> </w:instrText>
            </w:r>
            <w:r w:rsidR="00D512AB" w:rsidRPr="00573069">
              <w:rPr>
                <w:rStyle w:val="Hiperhivatkozs"/>
                <w:noProof/>
              </w:rPr>
              <w:fldChar w:fldCharType="separate"/>
            </w:r>
            <w:r w:rsidR="00D512AB" w:rsidRPr="00573069">
              <w:rPr>
                <w:rStyle w:val="Hiperhivatkozs"/>
                <w:noProof/>
              </w:rPr>
              <w:t>Jelölésjegyzék</w:t>
            </w:r>
            <w:r w:rsidR="00D512AB">
              <w:rPr>
                <w:noProof/>
                <w:webHidden/>
              </w:rPr>
              <w:tab/>
            </w:r>
            <w:r w:rsidR="00D512AB">
              <w:rPr>
                <w:noProof/>
                <w:webHidden/>
              </w:rPr>
              <w:fldChar w:fldCharType="begin"/>
            </w:r>
            <w:r w:rsidR="00D512AB">
              <w:rPr>
                <w:noProof/>
                <w:webHidden/>
              </w:rPr>
              <w:instrText xml:space="preserve"> PAGEREF _Toc195551931 \h </w:instrText>
            </w:r>
          </w:ins>
          <w:r w:rsidR="00D512AB">
            <w:rPr>
              <w:noProof/>
              <w:webHidden/>
            </w:rPr>
          </w:r>
          <w:r w:rsidR="00D512AB">
            <w:rPr>
              <w:noProof/>
              <w:webHidden/>
            </w:rPr>
            <w:fldChar w:fldCharType="separate"/>
          </w:r>
          <w:ins w:id="134" w:author="Szabó Patrícia" w:date="2025-04-14T19:38:00Z">
            <w:r w:rsidR="00D512AB">
              <w:rPr>
                <w:noProof/>
                <w:webHidden/>
              </w:rPr>
              <w:t>11</w:t>
            </w:r>
            <w:r w:rsidR="00D512AB">
              <w:rPr>
                <w:noProof/>
                <w:webHidden/>
              </w:rPr>
              <w:fldChar w:fldCharType="end"/>
            </w:r>
            <w:r w:rsidR="00D512AB" w:rsidRPr="00573069">
              <w:rPr>
                <w:rStyle w:val="Hiperhivatkozs"/>
                <w:noProof/>
              </w:rPr>
              <w:fldChar w:fldCharType="end"/>
            </w:r>
          </w:ins>
        </w:p>
        <w:p w14:paraId="32BACE7C" w14:textId="441687A5" w:rsidR="00D512AB" w:rsidRDefault="00D512AB">
          <w:pPr>
            <w:pStyle w:val="TJ1"/>
            <w:rPr>
              <w:ins w:id="135" w:author="Szabó Patrícia" w:date="2025-04-14T19:38:00Z"/>
              <w:rFonts w:asciiTheme="minorHAnsi" w:eastAsiaTheme="minorEastAsia" w:hAnsiTheme="minorHAnsi" w:cstheme="minorBidi"/>
              <w:b w:val="0"/>
              <w:bCs w:val="0"/>
              <w:noProof/>
              <w:kern w:val="2"/>
              <w:szCs w:val="24"/>
              <w:lang w:eastAsia="hu-HU"/>
              <w14:ligatures w14:val="standardContextual"/>
            </w:rPr>
          </w:pPr>
          <w:ins w:id="136" w:author="Szabó Patrícia" w:date="2025-04-14T19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"_Toc195551932"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_Toc195551932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37" w:author="Szabó Patrícia" w:date="2025-04-14T19:38:00Z"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43903946" w14:textId="3B7EDC65" w:rsidR="00D512AB" w:rsidRDefault="00D512AB">
          <w:pPr>
            <w:pStyle w:val="TJ2"/>
            <w:rPr>
              <w:ins w:id="138" w:author="Szabó Patrícia" w:date="2025-04-14T19:38:00Z"/>
              <w:rFonts w:asciiTheme="minorHAnsi" w:eastAsiaTheme="minorEastAsia" w:hAnsiTheme="minorHAnsi" w:cstheme="minorBidi"/>
              <w:noProof/>
              <w:kern w:val="2"/>
              <w:szCs w:val="24"/>
              <w:lang w:eastAsia="hu-HU"/>
              <w14:ligatures w14:val="standardContextual"/>
            </w:rPr>
          </w:pPr>
          <w:ins w:id="139" w:author="Szabó Patrícia" w:date="2025-04-14T19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"_Toc195551933"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Téma bevezetése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_Toc195551933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40" w:author="Szabó Patrícia" w:date="2025-04-14T19:38:00Z"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0EF1FE2F" w14:textId="03409106" w:rsidR="00D512AB" w:rsidRDefault="00D512AB">
          <w:pPr>
            <w:pStyle w:val="TJ2"/>
            <w:rPr>
              <w:ins w:id="141" w:author="Szabó Patrícia" w:date="2025-04-14T19:38:00Z"/>
              <w:rFonts w:asciiTheme="minorHAnsi" w:eastAsiaTheme="minorEastAsia" w:hAnsiTheme="minorHAnsi" w:cstheme="minorBidi"/>
              <w:noProof/>
              <w:kern w:val="2"/>
              <w:szCs w:val="24"/>
              <w:lang w:eastAsia="hu-HU"/>
              <w14:ligatures w14:val="standardContextual"/>
            </w:rPr>
          </w:pPr>
          <w:ins w:id="142" w:author="Szabó Patrícia" w:date="2025-04-14T19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"_Toc195551934"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Pszichológiai 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_Toc195551934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43" w:author="Szabó Patrícia" w:date="2025-04-14T19:38:00Z"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74B11D0C" w14:textId="419F8F9F" w:rsidR="00D512AB" w:rsidRDefault="00D512AB">
          <w:pPr>
            <w:pStyle w:val="TJ2"/>
            <w:rPr>
              <w:ins w:id="144" w:author="Szabó Patrícia" w:date="2025-04-14T19:38:00Z"/>
              <w:rFonts w:asciiTheme="minorHAnsi" w:eastAsiaTheme="minorEastAsia" w:hAnsiTheme="minorHAnsi" w:cstheme="minorBidi"/>
              <w:noProof/>
              <w:kern w:val="2"/>
              <w:szCs w:val="24"/>
              <w:lang w:eastAsia="hu-HU"/>
              <w14:ligatures w14:val="standardContextual"/>
            </w:rPr>
          </w:pPr>
          <w:ins w:id="145" w:author="Szabó Patrícia" w:date="2025-04-14T19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"_Toc195551935"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Statisztikai 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_Toc195551935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46" w:author="Szabó Patrícia" w:date="2025-04-14T19:38:00Z"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49B45C9B" w14:textId="0EE4AF1D" w:rsidR="00D512AB" w:rsidRDefault="00D512AB">
          <w:pPr>
            <w:pStyle w:val="TJ1"/>
            <w:rPr>
              <w:ins w:id="147" w:author="Szabó Patrícia" w:date="2025-04-14T19:38:00Z"/>
              <w:rFonts w:asciiTheme="minorHAnsi" w:eastAsiaTheme="minorEastAsia" w:hAnsiTheme="minorHAnsi" w:cstheme="minorBidi"/>
              <w:b w:val="0"/>
              <w:bCs w:val="0"/>
              <w:noProof/>
              <w:kern w:val="2"/>
              <w:szCs w:val="24"/>
              <w:lang w:eastAsia="hu-HU"/>
              <w14:ligatures w14:val="standardContextual"/>
            </w:rPr>
          </w:pPr>
          <w:ins w:id="148" w:author="Szabó Patrícia" w:date="2025-04-14T19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"_Toc195551936"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rFonts w:ascii="Arial" w:hAnsi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Fejlesztési elemek és metódusok meghatározása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_Toc195551936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49" w:author="Szabó Patrícia" w:date="2025-04-14T19:38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27517AE8" w14:textId="14E698C1" w:rsidR="00D512AB" w:rsidRDefault="00D512AB">
          <w:pPr>
            <w:pStyle w:val="TJ2"/>
            <w:rPr>
              <w:ins w:id="150" w:author="Szabó Patrícia" w:date="2025-04-14T19:38:00Z"/>
              <w:rFonts w:asciiTheme="minorHAnsi" w:eastAsiaTheme="minorEastAsia" w:hAnsiTheme="minorHAnsi" w:cstheme="minorBidi"/>
              <w:noProof/>
              <w:kern w:val="2"/>
              <w:szCs w:val="24"/>
              <w:lang w:eastAsia="hu-HU"/>
              <w14:ligatures w14:val="standardContextual"/>
            </w:rPr>
          </w:pPr>
          <w:ins w:id="151" w:author="Szabó Patrícia" w:date="2025-04-14T19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"_Toc195551937"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Fejlesztőkörnyezet és verzió kiválasztás oka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_Toc195551937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52" w:author="Szabó Patrícia" w:date="2025-04-14T19:38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7BE4CC87" w14:textId="2892D0FF" w:rsidR="00D512AB" w:rsidRDefault="00D512AB">
          <w:pPr>
            <w:pStyle w:val="TJ2"/>
            <w:rPr>
              <w:ins w:id="153" w:author="Szabó Patrícia" w:date="2025-04-14T19:38:00Z"/>
              <w:rFonts w:asciiTheme="minorHAnsi" w:eastAsiaTheme="minorEastAsia" w:hAnsiTheme="minorHAnsi" w:cstheme="minorBidi"/>
              <w:noProof/>
              <w:kern w:val="2"/>
              <w:szCs w:val="24"/>
              <w:lang w:eastAsia="hu-HU"/>
              <w14:ligatures w14:val="standardContextual"/>
            </w:rPr>
          </w:pPr>
          <w:ins w:id="154" w:author="Szabó Patrícia" w:date="2025-04-14T19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"_Toc195551938"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Fejlesztés dinamikájának lépései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_Toc195551938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55" w:author="Szabó Patrícia" w:date="2025-04-14T19:38:00Z"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1387445E" w14:textId="463AC2D9" w:rsidR="00D512AB" w:rsidRDefault="00D512AB">
          <w:pPr>
            <w:pStyle w:val="TJ3"/>
            <w:rPr>
              <w:ins w:id="156" w:author="Szabó Patrícia" w:date="2025-04-14T19:38:00Z"/>
              <w:rFonts w:asciiTheme="minorHAnsi" w:eastAsiaTheme="minorEastAsia" w:hAnsiTheme="minorHAnsi" w:cstheme="minorBidi"/>
              <w:iCs w:val="0"/>
              <w:noProof/>
              <w:kern w:val="2"/>
              <w:szCs w:val="24"/>
              <w:lang w:eastAsia="hu-HU"/>
              <w14:ligatures w14:val="standardContextual"/>
            </w:rPr>
          </w:pPr>
          <w:ins w:id="157" w:author="Szabó Patrícia" w:date="2025-04-14T19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"_Toc195551939"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rFonts w:ascii="Arial" w:hAnsi="Arial"/>
                <w:noProof/>
              </w:rPr>
              <w:t>2.2.1.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Ötlet és koncepció kidolgozása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_Toc195551939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58" w:author="Szabó Patrícia" w:date="2025-04-14T19:38:00Z"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47567E39" w14:textId="1530FBAE" w:rsidR="00D512AB" w:rsidRDefault="00D512AB">
          <w:pPr>
            <w:pStyle w:val="TJ3"/>
            <w:rPr>
              <w:ins w:id="159" w:author="Szabó Patrícia" w:date="2025-04-14T19:38:00Z"/>
              <w:rFonts w:asciiTheme="minorHAnsi" w:eastAsiaTheme="minorEastAsia" w:hAnsiTheme="minorHAnsi" w:cstheme="minorBidi"/>
              <w:iCs w:val="0"/>
              <w:noProof/>
              <w:kern w:val="2"/>
              <w:szCs w:val="24"/>
              <w:lang w:eastAsia="hu-HU"/>
              <w14:ligatures w14:val="standardContextual"/>
            </w:rPr>
          </w:pPr>
          <w:ins w:id="160" w:author="Szabó Patrícia" w:date="2025-04-14T19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"_Toc195551940"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rFonts w:ascii="Arial" w:hAnsi="Arial"/>
                <w:noProof/>
              </w:rPr>
              <w:t>2.2.2.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Játékmenet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_Toc195551940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61" w:author="Szabó Patrícia" w:date="2025-04-14T19:38:00Z"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5C3533C3" w14:textId="5B2B8BA6" w:rsidR="00D512AB" w:rsidRDefault="00D512AB">
          <w:pPr>
            <w:pStyle w:val="TJ3"/>
            <w:rPr>
              <w:ins w:id="162" w:author="Szabó Patrícia" w:date="2025-04-14T19:38:00Z"/>
              <w:rFonts w:asciiTheme="minorHAnsi" w:eastAsiaTheme="minorEastAsia" w:hAnsiTheme="minorHAnsi" w:cstheme="minorBidi"/>
              <w:iCs w:val="0"/>
              <w:noProof/>
              <w:kern w:val="2"/>
              <w:szCs w:val="24"/>
              <w:lang w:eastAsia="hu-HU"/>
              <w14:ligatures w14:val="standardContextual"/>
            </w:rPr>
          </w:pPr>
          <w:ins w:id="163" w:author="Szabó Patrícia" w:date="2025-04-14T19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"_Toc195551941"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rFonts w:ascii="Arial" w:hAnsi="Arial"/>
                <w:noProof/>
              </w:rPr>
              <w:t>2.2.3.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Technológia és eszközök kiválasztása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_Toc195551941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64" w:author="Szabó Patrícia" w:date="2025-04-14T19:38:00Z"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000F9EA1" w14:textId="002BF4DD" w:rsidR="00D512AB" w:rsidRDefault="00D512AB">
          <w:pPr>
            <w:pStyle w:val="TJ3"/>
            <w:rPr>
              <w:ins w:id="165" w:author="Szabó Patrícia" w:date="2025-04-14T19:38:00Z"/>
              <w:rFonts w:asciiTheme="minorHAnsi" w:eastAsiaTheme="minorEastAsia" w:hAnsiTheme="minorHAnsi" w:cstheme="minorBidi"/>
              <w:iCs w:val="0"/>
              <w:noProof/>
              <w:kern w:val="2"/>
              <w:szCs w:val="24"/>
              <w:lang w:eastAsia="hu-HU"/>
              <w14:ligatures w14:val="standardContextual"/>
            </w:rPr>
          </w:pPr>
          <w:ins w:id="166" w:author="Szabó Patrícia" w:date="2025-04-14T19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"_Toc195551942"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rFonts w:ascii="Arial" w:hAnsi="Arial"/>
                <w:noProof/>
              </w:rPr>
              <w:t>2.2.4.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Prototípus készítése (Alfa fázis)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_Toc195551942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67" w:author="Szabó Patrícia" w:date="2025-04-14T19:38:00Z"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72453158" w14:textId="7CBDAFED" w:rsidR="00D512AB" w:rsidRDefault="00D512AB">
          <w:pPr>
            <w:pStyle w:val="TJ3"/>
            <w:rPr>
              <w:ins w:id="168" w:author="Szabó Patrícia" w:date="2025-04-14T19:38:00Z"/>
              <w:rFonts w:asciiTheme="minorHAnsi" w:eastAsiaTheme="minorEastAsia" w:hAnsiTheme="minorHAnsi" w:cstheme="minorBidi"/>
              <w:iCs w:val="0"/>
              <w:noProof/>
              <w:kern w:val="2"/>
              <w:szCs w:val="24"/>
              <w:lang w:eastAsia="hu-HU"/>
              <w14:ligatures w14:val="standardContextual"/>
            </w:rPr>
          </w:pPr>
          <w:ins w:id="169" w:author="Szabó Patrícia" w:date="2025-04-14T19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"_Toc195551943"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rFonts w:ascii="Arial" w:hAnsi="Arial"/>
                <w:noProof/>
              </w:rPr>
              <w:t>2.2.5.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Béta tesztelés és adatbázis felállítása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_Toc195551943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70" w:author="Szabó Patrícia" w:date="2025-04-14T19:38:00Z"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6382F946" w14:textId="5BBC6116" w:rsidR="00D512AB" w:rsidRDefault="00D512AB">
          <w:pPr>
            <w:pStyle w:val="TJ3"/>
            <w:rPr>
              <w:ins w:id="171" w:author="Szabó Patrícia" w:date="2025-04-14T19:38:00Z"/>
              <w:rFonts w:asciiTheme="minorHAnsi" w:eastAsiaTheme="minorEastAsia" w:hAnsiTheme="minorHAnsi" w:cstheme="minorBidi"/>
              <w:iCs w:val="0"/>
              <w:noProof/>
              <w:kern w:val="2"/>
              <w:szCs w:val="24"/>
              <w:lang w:eastAsia="hu-HU"/>
              <w14:ligatures w14:val="standardContextual"/>
            </w:rPr>
          </w:pPr>
          <w:ins w:id="172" w:author="Szabó Patrícia" w:date="2025-04-14T19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"_Toc195551944"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rFonts w:ascii="Arial" w:hAnsi="Arial"/>
                <w:noProof/>
              </w:rPr>
              <w:t>2.2.6.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Kiadás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_Toc195551944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73" w:author="Szabó Patrícia" w:date="2025-04-14T19:38:00Z"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32A1E718" w14:textId="13FD10E9" w:rsidR="00D512AB" w:rsidRDefault="00D512AB">
          <w:pPr>
            <w:pStyle w:val="TJ3"/>
            <w:rPr>
              <w:ins w:id="174" w:author="Szabó Patrícia" w:date="2025-04-14T19:38:00Z"/>
              <w:rFonts w:asciiTheme="minorHAnsi" w:eastAsiaTheme="minorEastAsia" w:hAnsiTheme="minorHAnsi" w:cstheme="minorBidi"/>
              <w:iCs w:val="0"/>
              <w:noProof/>
              <w:kern w:val="2"/>
              <w:szCs w:val="24"/>
              <w:lang w:eastAsia="hu-HU"/>
              <w14:ligatures w14:val="standardContextual"/>
            </w:rPr>
          </w:pPr>
          <w:ins w:id="175" w:author="Szabó Patrícia" w:date="2025-04-14T19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"_Toc195551945"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rFonts w:ascii="Arial" w:hAnsi="Arial"/>
                <w:noProof/>
              </w:rPr>
              <w:t>2.2.7.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Statisztikai 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_Toc195551945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76" w:author="Szabó Patrícia" w:date="2025-04-14T19:38:00Z"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082B5671" w14:textId="2643C229" w:rsidR="00D512AB" w:rsidRDefault="00D512AB">
          <w:pPr>
            <w:pStyle w:val="TJ1"/>
            <w:rPr>
              <w:ins w:id="177" w:author="Szabó Patrícia" w:date="2025-04-14T19:38:00Z"/>
              <w:rFonts w:asciiTheme="minorHAnsi" w:eastAsiaTheme="minorEastAsia" w:hAnsiTheme="minorHAnsi" w:cstheme="minorBidi"/>
              <w:b w:val="0"/>
              <w:bCs w:val="0"/>
              <w:noProof/>
              <w:kern w:val="2"/>
              <w:szCs w:val="24"/>
              <w:lang w:eastAsia="hu-HU"/>
              <w14:ligatures w14:val="standardContextual"/>
            </w:rPr>
          </w:pPr>
          <w:ins w:id="178" w:author="Szabó Patrícia" w:date="2025-04-14T19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"_Toc195551946"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rFonts w:ascii="Arial" w:hAnsi="Arial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Saját projekt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_Toc195551946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79" w:author="Szabó Patrícia" w:date="2025-04-14T19:38:00Z"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019FF4E9" w14:textId="541D728C" w:rsidR="00D512AB" w:rsidRDefault="00D512AB">
          <w:pPr>
            <w:pStyle w:val="TJ2"/>
            <w:rPr>
              <w:ins w:id="180" w:author="Szabó Patrícia" w:date="2025-04-14T19:38:00Z"/>
              <w:rFonts w:asciiTheme="minorHAnsi" w:eastAsiaTheme="minorEastAsia" w:hAnsiTheme="minorHAnsi" w:cstheme="minorBidi"/>
              <w:noProof/>
              <w:kern w:val="2"/>
              <w:szCs w:val="24"/>
              <w:lang w:eastAsia="hu-HU"/>
              <w14:ligatures w14:val="standardContextual"/>
            </w:rPr>
          </w:pPr>
          <w:ins w:id="181" w:author="Szabó Patrícia" w:date="2025-04-14T19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"_Toc195551947"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Szint tervezési szempontok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_Toc195551947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82" w:author="Szabó Patrícia" w:date="2025-04-14T19:38:00Z"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70834989" w14:textId="5C0E77C1" w:rsidR="00D512AB" w:rsidRDefault="00D512AB">
          <w:pPr>
            <w:pStyle w:val="TJ3"/>
            <w:rPr>
              <w:ins w:id="183" w:author="Szabó Patrícia" w:date="2025-04-14T19:38:00Z"/>
              <w:rFonts w:asciiTheme="minorHAnsi" w:eastAsiaTheme="minorEastAsia" w:hAnsiTheme="minorHAnsi" w:cstheme="minorBidi"/>
              <w:iCs w:val="0"/>
              <w:noProof/>
              <w:kern w:val="2"/>
              <w:szCs w:val="24"/>
              <w:lang w:eastAsia="hu-HU"/>
              <w14:ligatures w14:val="standardContextual"/>
            </w:rPr>
          </w:pPr>
          <w:ins w:id="184" w:author="Szabó Patrícia" w:date="2025-04-14T19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"_Toc195551948"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rFonts w:ascii="Arial" w:hAnsi="Arial"/>
                <w:noProof/>
              </w:rPr>
              <w:t>3.1.1.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Első szint (Simon say’s)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_Toc195551948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85" w:author="Szabó Patrícia" w:date="2025-04-14T19:38:00Z"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77A90421" w14:textId="354F9222" w:rsidR="00D512AB" w:rsidRDefault="00D512AB">
          <w:pPr>
            <w:pStyle w:val="TJ3"/>
            <w:rPr>
              <w:ins w:id="186" w:author="Szabó Patrícia" w:date="2025-04-14T19:38:00Z"/>
              <w:rFonts w:asciiTheme="minorHAnsi" w:eastAsiaTheme="minorEastAsia" w:hAnsiTheme="minorHAnsi" w:cstheme="minorBidi"/>
              <w:iCs w:val="0"/>
              <w:noProof/>
              <w:kern w:val="2"/>
              <w:szCs w:val="24"/>
              <w:lang w:eastAsia="hu-HU"/>
              <w14:ligatures w14:val="standardContextual"/>
            </w:rPr>
          </w:pPr>
          <w:ins w:id="187" w:author="Szabó Patrícia" w:date="2025-04-14T19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"_Toc195551949"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rFonts w:ascii="Arial" w:hAnsi="Arial"/>
                <w:noProof/>
              </w:rPr>
              <w:t>3.1.2.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Második és harmadik szint (Pontossági reakciós teszt)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_Toc195551949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88" w:author="Szabó Patrícia" w:date="2025-04-14T19:38:00Z"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2A105901" w14:textId="00CEB7AB" w:rsidR="00D512AB" w:rsidRDefault="00D512AB">
          <w:pPr>
            <w:pStyle w:val="TJ3"/>
            <w:rPr>
              <w:ins w:id="189" w:author="Szabó Patrícia" w:date="2025-04-14T19:38:00Z"/>
              <w:rFonts w:asciiTheme="minorHAnsi" w:eastAsiaTheme="minorEastAsia" w:hAnsiTheme="minorHAnsi" w:cstheme="minorBidi"/>
              <w:iCs w:val="0"/>
              <w:noProof/>
              <w:kern w:val="2"/>
              <w:szCs w:val="24"/>
              <w:lang w:eastAsia="hu-HU"/>
              <w14:ligatures w14:val="standardContextual"/>
            </w:rPr>
          </w:pPr>
          <w:ins w:id="190" w:author="Szabó Patrícia" w:date="2025-04-14T19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"_Toc195551950"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rFonts w:ascii="Arial" w:hAnsi="Arial"/>
                <w:noProof/>
              </w:rPr>
              <w:t>3.1.3.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Labirintus (türelmi játék)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_Toc195551950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91" w:author="Szabó Patrícia" w:date="2025-04-14T19:38:00Z"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50334E4F" w14:textId="2CDEC705" w:rsidR="00D512AB" w:rsidRDefault="00D512AB">
          <w:pPr>
            <w:pStyle w:val="TJ2"/>
            <w:rPr>
              <w:ins w:id="192" w:author="Szabó Patrícia" w:date="2025-04-14T19:38:00Z"/>
              <w:rFonts w:asciiTheme="minorHAnsi" w:eastAsiaTheme="minorEastAsia" w:hAnsiTheme="minorHAnsi" w:cstheme="minorBidi"/>
              <w:noProof/>
              <w:kern w:val="2"/>
              <w:szCs w:val="24"/>
              <w:lang w:eastAsia="hu-HU"/>
              <w14:ligatures w14:val="standardContextual"/>
            </w:rPr>
          </w:pPr>
          <w:ins w:id="193" w:author="Szabó Patrícia" w:date="2025-04-14T19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"_Toc195551951"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Adatbázis 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_Toc195551951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94" w:author="Szabó Patrícia" w:date="2025-04-14T19:38:00Z"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5B500976" w14:textId="42BE23DC" w:rsidR="00D512AB" w:rsidRDefault="00D512AB">
          <w:pPr>
            <w:pStyle w:val="TJ3"/>
            <w:rPr>
              <w:ins w:id="195" w:author="Szabó Patrícia" w:date="2025-04-14T19:38:00Z"/>
              <w:rFonts w:asciiTheme="minorHAnsi" w:eastAsiaTheme="minorEastAsia" w:hAnsiTheme="minorHAnsi" w:cstheme="minorBidi"/>
              <w:iCs w:val="0"/>
              <w:noProof/>
              <w:kern w:val="2"/>
              <w:szCs w:val="24"/>
              <w:lang w:eastAsia="hu-HU"/>
              <w14:ligatures w14:val="standardContextual"/>
            </w:rPr>
          </w:pPr>
          <w:ins w:id="196" w:author="Szabó Patrícia" w:date="2025-04-14T19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"_Toc195551952"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rFonts w:ascii="Arial" w:hAnsi="Arial"/>
                <w:noProof/>
              </w:rPr>
              <w:t>3.2.1.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Lokális fájl alapú adatmentés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_Toc195551952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97" w:author="Szabó Patrícia" w:date="2025-04-14T19:38:00Z"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2887C8C3" w14:textId="57090B66" w:rsidR="00D512AB" w:rsidRDefault="00D512AB">
          <w:pPr>
            <w:pStyle w:val="TJ3"/>
            <w:rPr>
              <w:ins w:id="198" w:author="Szabó Patrícia" w:date="2025-04-14T19:38:00Z"/>
              <w:rFonts w:asciiTheme="minorHAnsi" w:eastAsiaTheme="minorEastAsia" w:hAnsiTheme="minorHAnsi" w:cstheme="minorBidi"/>
              <w:iCs w:val="0"/>
              <w:noProof/>
              <w:kern w:val="2"/>
              <w:szCs w:val="24"/>
              <w:lang w:eastAsia="hu-HU"/>
              <w14:ligatures w14:val="standardContextual"/>
            </w:rPr>
          </w:pPr>
          <w:ins w:id="199" w:author="Szabó Patrícia" w:date="2025-04-14T19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"_Toc195551953"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rFonts w:ascii="Arial" w:hAnsi="Arial"/>
                <w:noProof/>
              </w:rPr>
              <w:t>3.2.2.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Lokális adatbázis alapú adatmentés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_Toc195551953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00" w:author="Szabó Patrícia" w:date="2025-04-14T19:38:00Z"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7C2DB2F5" w14:textId="2B9BA5BD" w:rsidR="00D512AB" w:rsidRDefault="00D512AB">
          <w:pPr>
            <w:pStyle w:val="TJ2"/>
            <w:rPr>
              <w:ins w:id="201" w:author="Szabó Patrícia" w:date="2025-04-14T19:38:00Z"/>
              <w:rFonts w:asciiTheme="minorHAnsi" w:eastAsiaTheme="minorEastAsia" w:hAnsiTheme="minorHAnsi" w:cstheme="minorBidi"/>
              <w:noProof/>
              <w:kern w:val="2"/>
              <w:szCs w:val="24"/>
              <w:lang w:eastAsia="hu-HU"/>
              <w14:ligatures w14:val="standardContextual"/>
            </w:rPr>
          </w:pPr>
          <w:ins w:id="202" w:author="Szabó Patrícia" w:date="2025-04-14T19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"_Toc195551954"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Szintek közötti váltás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_Toc195551954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03" w:author="Szabó Patrícia" w:date="2025-04-14T19:38:00Z"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00376435" w14:textId="215130A1" w:rsidR="00D512AB" w:rsidRDefault="00D512AB">
          <w:pPr>
            <w:pStyle w:val="TJ3"/>
            <w:rPr>
              <w:ins w:id="204" w:author="Szabó Patrícia" w:date="2025-04-14T19:38:00Z"/>
              <w:rFonts w:asciiTheme="minorHAnsi" w:eastAsiaTheme="minorEastAsia" w:hAnsiTheme="minorHAnsi" w:cstheme="minorBidi"/>
              <w:iCs w:val="0"/>
              <w:noProof/>
              <w:kern w:val="2"/>
              <w:szCs w:val="24"/>
              <w:lang w:eastAsia="hu-HU"/>
              <w14:ligatures w14:val="standardContextual"/>
            </w:rPr>
          </w:pPr>
          <w:ins w:id="205" w:author="Szabó Patrícia" w:date="2025-04-14T19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"_Toc195551955"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rFonts w:ascii="Arial" w:hAnsi="Arial"/>
                <w:noProof/>
              </w:rPr>
              <w:t>3.3.1.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Szint indítás és teljesítés ellenőrzése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_Toc195551955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06" w:author="Szabó Patrícia" w:date="2025-04-14T19:38:00Z"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680BFAD3" w14:textId="01942B1C" w:rsidR="00D512AB" w:rsidRDefault="00D512AB">
          <w:pPr>
            <w:pStyle w:val="TJ3"/>
            <w:rPr>
              <w:ins w:id="207" w:author="Szabó Patrícia" w:date="2025-04-14T19:38:00Z"/>
              <w:rFonts w:asciiTheme="minorHAnsi" w:eastAsiaTheme="minorEastAsia" w:hAnsiTheme="minorHAnsi" w:cstheme="minorBidi"/>
              <w:iCs w:val="0"/>
              <w:noProof/>
              <w:kern w:val="2"/>
              <w:szCs w:val="24"/>
              <w:lang w:eastAsia="hu-HU"/>
              <w14:ligatures w14:val="standardContextual"/>
            </w:rPr>
          </w:pPr>
          <w:ins w:id="208" w:author="Szabó Patrícia" w:date="2025-04-14T19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"_Toc195551956"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rFonts w:ascii="Arial" w:hAnsi="Arial"/>
                <w:noProof/>
              </w:rPr>
              <w:t>3.3.2.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Eredménymentés a játék végével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_Toc195551956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09" w:author="Szabó Patrícia" w:date="2025-04-14T19:38:00Z"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2EA26BFD" w14:textId="31E68F11" w:rsidR="00D512AB" w:rsidRDefault="00D512AB">
          <w:pPr>
            <w:pStyle w:val="TJ3"/>
            <w:rPr>
              <w:ins w:id="210" w:author="Szabó Patrícia" w:date="2025-04-14T19:38:00Z"/>
              <w:rFonts w:asciiTheme="minorHAnsi" w:eastAsiaTheme="minorEastAsia" w:hAnsiTheme="minorHAnsi" w:cstheme="minorBidi"/>
              <w:iCs w:val="0"/>
              <w:noProof/>
              <w:kern w:val="2"/>
              <w:szCs w:val="24"/>
              <w:lang w:eastAsia="hu-HU"/>
              <w14:ligatures w14:val="standardContextual"/>
            </w:rPr>
          </w:pPr>
          <w:ins w:id="211" w:author="Szabó Patrícia" w:date="2025-04-14T19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"_Toc195551957"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rFonts w:ascii="Arial" w:hAnsi="Arial"/>
                <w:noProof/>
              </w:rPr>
              <w:t>3.3.3.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Szintek közötti tovább haladás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_Toc195551957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12" w:author="Szabó Patrícia" w:date="2025-04-14T19:38:00Z"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28158A06" w14:textId="3801396B" w:rsidR="00D512AB" w:rsidRDefault="00D512AB">
          <w:pPr>
            <w:pStyle w:val="TJ2"/>
            <w:rPr>
              <w:ins w:id="213" w:author="Szabó Patrícia" w:date="2025-04-14T19:38:00Z"/>
              <w:rFonts w:asciiTheme="minorHAnsi" w:eastAsiaTheme="minorEastAsia" w:hAnsiTheme="minorHAnsi" w:cstheme="minorBidi"/>
              <w:noProof/>
              <w:kern w:val="2"/>
              <w:szCs w:val="24"/>
              <w:lang w:eastAsia="hu-HU"/>
              <w14:ligatures w14:val="standardContextual"/>
            </w:rPr>
          </w:pPr>
          <w:ins w:id="214" w:author="Szabó Patrícia" w:date="2025-04-14T19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"_Toc195551958"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Alapvető játékos irányítás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_Toc195551958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15" w:author="Szabó Patrícia" w:date="2025-04-14T19:38:00Z"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5D5CDC19" w14:textId="4B9C317A" w:rsidR="00D512AB" w:rsidRDefault="00D512AB">
          <w:pPr>
            <w:pStyle w:val="TJ2"/>
            <w:rPr>
              <w:ins w:id="216" w:author="Szabó Patrícia" w:date="2025-04-14T19:38:00Z"/>
              <w:rFonts w:asciiTheme="minorHAnsi" w:eastAsiaTheme="minorEastAsia" w:hAnsiTheme="minorHAnsi" w:cstheme="minorBidi"/>
              <w:noProof/>
              <w:kern w:val="2"/>
              <w:szCs w:val="24"/>
              <w:lang w:eastAsia="hu-HU"/>
              <w14:ligatures w14:val="standardContextual"/>
            </w:rPr>
          </w:pPr>
          <w:ins w:id="217" w:author="Szabó Patrícia" w:date="2025-04-14T19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"_Toc195551959"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Mappastruktúra összeállítása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_Toc195551959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18" w:author="Szabó Patrícia" w:date="2025-04-14T19:38:00Z"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4E7495B4" w14:textId="18AE478C" w:rsidR="00D512AB" w:rsidRDefault="00D512AB">
          <w:pPr>
            <w:pStyle w:val="TJ1"/>
            <w:rPr>
              <w:ins w:id="219" w:author="Szabó Patrícia" w:date="2025-04-14T19:38:00Z"/>
              <w:rFonts w:asciiTheme="minorHAnsi" w:eastAsiaTheme="minorEastAsia" w:hAnsiTheme="minorHAnsi" w:cstheme="minorBidi"/>
              <w:b w:val="0"/>
              <w:bCs w:val="0"/>
              <w:noProof/>
              <w:kern w:val="2"/>
              <w:szCs w:val="24"/>
              <w:lang w:eastAsia="hu-HU"/>
              <w14:ligatures w14:val="standardContextual"/>
            </w:rPr>
          </w:pPr>
          <w:ins w:id="220" w:author="Szabó Patrícia" w:date="2025-04-14T19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"_Toc195551960"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rFonts w:ascii="Arial" w:hAnsi="Arial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573069">
              <w:rPr>
                <w:rStyle w:val="Hiperhivatkozs"/>
                <w:noProof/>
              </w:rPr>
              <w:t>Statisztikai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_Toc195551960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21" w:author="Szabó Patrícia" w:date="2025-04-14T19:38:00Z"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69A0066F" w14:textId="120E0AC7" w:rsidR="00D512AB" w:rsidRDefault="00D512AB">
          <w:pPr>
            <w:pStyle w:val="TJ1"/>
            <w:rPr>
              <w:ins w:id="222" w:author="Szabó Patrícia" w:date="2025-04-14T19:38:00Z"/>
              <w:rFonts w:asciiTheme="minorHAnsi" w:eastAsiaTheme="minorEastAsia" w:hAnsiTheme="minorHAnsi" w:cstheme="minorBidi"/>
              <w:b w:val="0"/>
              <w:bCs w:val="0"/>
              <w:noProof/>
              <w:kern w:val="2"/>
              <w:szCs w:val="24"/>
              <w:lang w:eastAsia="hu-HU"/>
              <w14:ligatures w14:val="standardContextual"/>
            </w:rPr>
          </w:pPr>
          <w:ins w:id="223" w:author="Szabó Patrícia" w:date="2025-04-14T19:38:00Z">
            <w:r w:rsidRPr="00573069">
              <w:rPr>
                <w:rStyle w:val="Hiperhivatkozs"/>
                <w:noProof/>
              </w:rPr>
              <w:lastRenderedPageBreak/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"_Toc195551961"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_Toc195551961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24" w:author="Szabó Patrícia" w:date="2025-04-14T19:38:00Z"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3B23CDAE" w14:textId="3F9BDCB8" w:rsidR="00D512AB" w:rsidRDefault="00D512AB">
          <w:pPr>
            <w:pStyle w:val="TJ1"/>
            <w:rPr>
              <w:ins w:id="225" w:author="Szabó Patrícia" w:date="2025-04-14T19:38:00Z"/>
              <w:rFonts w:asciiTheme="minorHAnsi" w:eastAsiaTheme="minorEastAsia" w:hAnsiTheme="minorHAnsi" w:cstheme="minorBidi"/>
              <w:b w:val="0"/>
              <w:bCs w:val="0"/>
              <w:noProof/>
              <w:kern w:val="2"/>
              <w:szCs w:val="24"/>
              <w:lang w:eastAsia="hu-HU"/>
              <w14:ligatures w14:val="standardContextual"/>
            </w:rPr>
          </w:pPr>
          <w:ins w:id="226" w:author="Szabó Patrícia" w:date="2025-04-14T19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"_Toc195551962"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_Toc195551962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27" w:author="Szabó Patrícia" w:date="2025-04-14T19:38:00Z"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679661A1" w14:textId="4D012600" w:rsidR="00D512AB" w:rsidRDefault="00D512AB">
          <w:pPr>
            <w:pStyle w:val="TJ1"/>
            <w:rPr>
              <w:ins w:id="228" w:author="Szabó Patrícia" w:date="2025-04-14T19:38:00Z"/>
              <w:rFonts w:asciiTheme="minorHAnsi" w:eastAsiaTheme="minorEastAsia" w:hAnsiTheme="minorHAnsi" w:cstheme="minorBidi"/>
              <w:b w:val="0"/>
              <w:bCs w:val="0"/>
              <w:noProof/>
              <w:kern w:val="2"/>
              <w:szCs w:val="24"/>
              <w:lang w:eastAsia="hu-HU"/>
              <w14:ligatures w14:val="standardContextual"/>
            </w:rPr>
          </w:pPr>
          <w:ins w:id="229" w:author="Szabó Patrícia" w:date="2025-04-14T19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"_Toc195551963"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_Toc195551963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30" w:author="Szabó Patrícia" w:date="2025-04-14T19:38:00Z"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0F2C3A07" w14:textId="2C44224F" w:rsidR="00D512AB" w:rsidRDefault="00D512AB">
          <w:pPr>
            <w:pStyle w:val="TJ1"/>
            <w:rPr>
              <w:ins w:id="231" w:author="Szabó Patrícia" w:date="2025-04-14T19:38:00Z"/>
              <w:rFonts w:asciiTheme="minorHAnsi" w:eastAsiaTheme="minorEastAsia" w:hAnsiTheme="minorHAnsi" w:cstheme="minorBidi"/>
              <w:b w:val="0"/>
              <w:bCs w:val="0"/>
              <w:noProof/>
              <w:kern w:val="2"/>
              <w:szCs w:val="24"/>
              <w:lang w:eastAsia="hu-HU"/>
              <w14:ligatures w14:val="standardContextual"/>
            </w:rPr>
          </w:pPr>
          <w:ins w:id="232" w:author="Szabó Patrícia" w:date="2025-04-14T19:38:00Z">
            <w:r w:rsidRPr="00573069">
              <w:rPr>
                <w:rStyle w:val="Hiperhivatkozs"/>
                <w:noProof/>
              </w:rPr>
              <w:fldChar w:fldCharType="begin"/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"_Toc195551964"</w:instrText>
            </w:r>
            <w:r w:rsidRPr="00573069">
              <w:rPr>
                <w:rStyle w:val="Hiperhivatkozs"/>
                <w:noProof/>
              </w:rPr>
              <w:instrText xml:space="preserve"> </w:instrText>
            </w:r>
            <w:r w:rsidRPr="00573069">
              <w:rPr>
                <w:rStyle w:val="Hiperhivatkozs"/>
                <w:noProof/>
              </w:rPr>
              <w:fldChar w:fldCharType="separate"/>
            </w:r>
            <w:r w:rsidRPr="00573069">
              <w:rPr>
                <w:rStyle w:val="Hiperhivatkozs"/>
                <w:noProof/>
              </w:rPr>
              <w:t>Táblázatjegyzék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_Toc195551964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33" w:author="Szabó Patrícia" w:date="2025-04-14T19:38:00Z"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  <w:r w:rsidRPr="00573069">
              <w:rPr>
                <w:rStyle w:val="Hiperhivatkozs"/>
                <w:noProof/>
              </w:rPr>
              <w:fldChar w:fldCharType="end"/>
            </w:r>
          </w:ins>
        </w:p>
        <w:p w14:paraId="52749865" w14:textId="2EBADE88" w:rsidR="00A11BF5" w:rsidDel="00D512AB" w:rsidRDefault="00A11BF5">
          <w:pPr>
            <w:pStyle w:val="TJ1"/>
            <w:rPr>
              <w:del w:id="234" w:author="Szabó Patrícia" w:date="2025-04-14T19:38:00Z"/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del w:id="235" w:author="Szabó Patrícia" w:date="2025-04-14T19:38:00Z">
            <w:r w:rsidRPr="00D512AB" w:rsidDel="00D512AB">
              <w:rPr>
                <w:rPrChange w:id="236" w:author="Szabó Patrícia" w:date="2025-04-14T19:38:00Z">
                  <w:rPr>
                    <w:rStyle w:val="Hiperhivatkozs"/>
                    <w:noProof/>
                  </w:rPr>
                </w:rPrChange>
              </w:rPr>
              <w:delText>Jelölésjegyzék</w:delText>
            </w:r>
            <w:r w:rsidDel="00D512AB">
              <w:rPr>
                <w:noProof/>
                <w:webHidden/>
              </w:rPr>
              <w:tab/>
              <w:delText>10</w:delText>
            </w:r>
          </w:del>
        </w:p>
        <w:p w14:paraId="5E07447D" w14:textId="0BB59CC7" w:rsidR="00A11BF5" w:rsidDel="00D512AB" w:rsidRDefault="00A11BF5">
          <w:pPr>
            <w:pStyle w:val="TJ1"/>
            <w:rPr>
              <w:del w:id="237" w:author="Szabó Patrícia" w:date="2025-04-14T19:38:00Z"/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del w:id="238" w:author="Szabó Patrícia" w:date="2025-04-14T19:38:00Z">
            <w:r w:rsidRPr="00D512AB" w:rsidDel="00D512AB">
              <w:rPr>
                <w:rPrChange w:id="239" w:author="Szabó Patrícia" w:date="2025-04-14T19:38:00Z">
                  <w:rPr>
                    <w:rStyle w:val="Hiperhivatkozs"/>
                    <w:noProof/>
                  </w:rPr>
                </w:rPrChange>
              </w:rPr>
              <w:delText>1.</w:delText>
            </w:r>
            <w:r w:rsidDel="00D512A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rPrChange w:id="240" w:author="Szabó Patrícia" w:date="2025-04-14T19:38:00Z">
                  <w:rPr>
                    <w:rStyle w:val="Hiperhivatkozs"/>
                    <w:noProof/>
                  </w:rPr>
                </w:rPrChange>
              </w:rPr>
              <w:delText>Bevezetés</w:delText>
            </w:r>
            <w:r w:rsidDel="00D512AB">
              <w:rPr>
                <w:noProof/>
                <w:webHidden/>
              </w:rPr>
              <w:tab/>
              <w:delText>11</w:delText>
            </w:r>
          </w:del>
        </w:p>
        <w:p w14:paraId="57DB5B88" w14:textId="630C3A01" w:rsidR="00A11BF5" w:rsidDel="00D512AB" w:rsidRDefault="00A11BF5">
          <w:pPr>
            <w:pStyle w:val="TJ2"/>
            <w:rPr>
              <w:del w:id="241" w:author="Szabó Patrícia" w:date="2025-04-14T19:38:00Z"/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del w:id="242" w:author="Szabó Patrícia" w:date="2025-04-14T19:38:00Z">
            <w:r w:rsidRPr="00D512AB" w:rsidDel="00D512AB">
              <w:rPr>
                <w:rPrChange w:id="243" w:author="Szabó Patrícia" w:date="2025-04-14T19:38:00Z">
                  <w:rPr>
                    <w:rStyle w:val="Hiperhivatkozs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</w:rPrChange>
              </w:rPr>
              <w:delText>1.1.</w:delText>
            </w:r>
            <w:r w:rsidDel="00D512A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rPrChange w:id="244" w:author="Szabó Patrícia" w:date="2025-04-14T19:38:00Z">
                  <w:rPr>
                    <w:rStyle w:val="Hiperhivatkozs"/>
                    <w:noProof/>
                  </w:rPr>
                </w:rPrChange>
              </w:rPr>
              <w:delText>Téma bevezetése</w:delText>
            </w:r>
            <w:r w:rsidDel="00D512AB">
              <w:rPr>
                <w:noProof/>
                <w:webHidden/>
              </w:rPr>
              <w:tab/>
              <w:delText>11</w:delText>
            </w:r>
          </w:del>
        </w:p>
        <w:p w14:paraId="15534E5F" w14:textId="7377FC11" w:rsidR="00A11BF5" w:rsidDel="00D512AB" w:rsidRDefault="00A11BF5">
          <w:pPr>
            <w:pStyle w:val="TJ2"/>
            <w:rPr>
              <w:del w:id="245" w:author="Szabó Patrícia" w:date="2025-04-14T19:38:00Z"/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del w:id="246" w:author="Szabó Patrícia" w:date="2025-04-14T19:38:00Z">
            <w:r w:rsidRPr="00D512AB" w:rsidDel="00D512AB">
              <w:rPr>
                <w:rPrChange w:id="247" w:author="Szabó Patrícia" w:date="2025-04-14T19:38:00Z">
                  <w:rPr>
                    <w:rStyle w:val="Hiperhivatkozs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</w:rPrChange>
              </w:rPr>
              <w:delText>1.2.</w:delText>
            </w:r>
            <w:r w:rsidDel="00D512A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rPrChange w:id="248" w:author="Szabó Patrícia" w:date="2025-04-14T19:38:00Z">
                  <w:rPr>
                    <w:rStyle w:val="Hiperhivatkozs"/>
                    <w:noProof/>
                  </w:rPr>
                </w:rPrChange>
              </w:rPr>
              <w:delText>Pszichológiai elemzés</w:delText>
            </w:r>
            <w:r w:rsidDel="00D512AB">
              <w:rPr>
                <w:noProof/>
                <w:webHidden/>
              </w:rPr>
              <w:tab/>
              <w:delText>12</w:delText>
            </w:r>
          </w:del>
        </w:p>
        <w:p w14:paraId="37F23D72" w14:textId="0A88838F" w:rsidR="00A11BF5" w:rsidDel="00D512AB" w:rsidRDefault="00A11BF5">
          <w:pPr>
            <w:pStyle w:val="TJ2"/>
            <w:rPr>
              <w:del w:id="249" w:author="Szabó Patrícia" w:date="2025-04-14T19:38:00Z"/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del w:id="250" w:author="Szabó Patrícia" w:date="2025-04-14T19:38:00Z">
            <w:r w:rsidRPr="00D512AB" w:rsidDel="00D512AB">
              <w:rPr>
                <w:rPrChange w:id="251" w:author="Szabó Patrícia" w:date="2025-04-14T19:38:00Z">
                  <w:rPr>
                    <w:rStyle w:val="Hiperhivatkozs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</w:rPrChange>
              </w:rPr>
              <w:delText>1.3.</w:delText>
            </w:r>
            <w:r w:rsidDel="00D512A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rPrChange w:id="252" w:author="Szabó Patrícia" w:date="2025-04-14T19:38:00Z">
                  <w:rPr>
                    <w:rStyle w:val="Hiperhivatkozs"/>
                    <w:noProof/>
                  </w:rPr>
                </w:rPrChange>
              </w:rPr>
              <w:delText>Statisztikai elemzés</w:delText>
            </w:r>
            <w:r w:rsidDel="00D512AB">
              <w:rPr>
                <w:noProof/>
                <w:webHidden/>
              </w:rPr>
              <w:tab/>
              <w:delText>13</w:delText>
            </w:r>
          </w:del>
        </w:p>
        <w:p w14:paraId="632C1B53" w14:textId="476E7AF8" w:rsidR="00A11BF5" w:rsidDel="00D512AB" w:rsidRDefault="00A11BF5">
          <w:pPr>
            <w:pStyle w:val="TJ1"/>
            <w:rPr>
              <w:del w:id="253" w:author="Szabó Patrícia" w:date="2025-04-14T19:38:00Z"/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del w:id="254" w:author="Szabó Patrícia" w:date="2025-04-14T19:38:00Z">
            <w:r w:rsidRPr="00D512AB" w:rsidDel="00D512AB">
              <w:rPr>
                <w:rPrChange w:id="255" w:author="Szabó Patrícia" w:date="2025-04-14T19:38:00Z">
                  <w:rPr>
                    <w:rStyle w:val="Hiperhivatkozs"/>
                    <w:rFonts w:ascii="Arial" w:hAnsi="Arial"/>
                    <w:noProof/>
                  </w:rPr>
                </w:rPrChange>
              </w:rPr>
              <w:delText>2.</w:delText>
            </w:r>
            <w:r w:rsidDel="00D512A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rPrChange w:id="256" w:author="Szabó Patrícia" w:date="2025-04-14T19:38:00Z">
                  <w:rPr>
                    <w:rStyle w:val="Hiperhivatkozs"/>
                    <w:noProof/>
                  </w:rPr>
                </w:rPrChange>
              </w:rPr>
              <w:delText>Fejlesztési elemek és metódusok meghatározása</w:delText>
            </w:r>
            <w:r w:rsidDel="00D512AB">
              <w:rPr>
                <w:noProof/>
                <w:webHidden/>
              </w:rPr>
              <w:tab/>
              <w:delText>14</w:delText>
            </w:r>
          </w:del>
        </w:p>
        <w:p w14:paraId="2E2121FC" w14:textId="6DE520FB" w:rsidR="00A11BF5" w:rsidDel="00D512AB" w:rsidRDefault="00A11BF5">
          <w:pPr>
            <w:pStyle w:val="TJ2"/>
            <w:rPr>
              <w:del w:id="257" w:author="Szabó Patrícia" w:date="2025-04-14T19:38:00Z"/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del w:id="258" w:author="Szabó Patrícia" w:date="2025-04-14T19:38:00Z">
            <w:r w:rsidRPr="00D512AB" w:rsidDel="00D512AB">
              <w:rPr>
                <w:rPrChange w:id="259" w:author="Szabó Patrícia" w:date="2025-04-14T19:38:00Z">
                  <w:rPr>
                    <w:rStyle w:val="Hiperhivatkozs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</w:rPrChange>
              </w:rPr>
              <w:delText>2.1.</w:delText>
            </w:r>
            <w:r w:rsidDel="00D512A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rPrChange w:id="260" w:author="Szabó Patrícia" w:date="2025-04-14T19:38:00Z">
                  <w:rPr>
                    <w:rStyle w:val="Hiperhivatkozs"/>
                    <w:noProof/>
                  </w:rPr>
                </w:rPrChange>
              </w:rPr>
              <w:delText>Fejlesztőkörnyezet és verzió kiválasztás oka</w:delText>
            </w:r>
            <w:r w:rsidDel="00D512AB">
              <w:rPr>
                <w:noProof/>
                <w:webHidden/>
              </w:rPr>
              <w:tab/>
              <w:delText>14</w:delText>
            </w:r>
          </w:del>
        </w:p>
        <w:p w14:paraId="48218A6D" w14:textId="281FAFD6" w:rsidR="00A11BF5" w:rsidDel="00D512AB" w:rsidRDefault="00A11BF5">
          <w:pPr>
            <w:pStyle w:val="TJ2"/>
            <w:rPr>
              <w:del w:id="261" w:author="Szabó Patrícia" w:date="2025-04-14T19:38:00Z"/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del w:id="262" w:author="Szabó Patrícia" w:date="2025-04-14T19:38:00Z">
            <w:r w:rsidRPr="00D512AB" w:rsidDel="00D512AB">
              <w:rPr>
                <w:rPrChange w:id="263" w:author="Szabó Patrícia" w:date="2025-04-14T19:38:00Z">
                  <w:rPr>
                    <w:rStyle w:val="Hiperhivatkozs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</w:rPrChange>
              </w:rPr>
              <w:delText>2.2.</w:delText>
            </w:r>
            <w:r w:rsidDel="00D512A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rPrChange w:id="264" w:author="Szabó Patrícia" w:date="2025-04-14T19:38:00Z">
                  <w:rPr>
                    <w:rStyle w:val="Hiperhivatkozs"/>
                    <w:noProof/>
                  </w:rPr>
                </w:rPrChange>
              </w:rPr>
              <w:delText>Fejlesztés dinamikájának lépései</w:delText>
            </w:r>
            <w:r w:rsidDel="00D512AB">
              <w:rPr>
                <w:noProof/>
                <w:webHidden/>
              </w:rPr>
              <w:tab/>
              <w:delText>16</w:delText>
            </w:r>
          </w:del>
        </w:p>
        <w:p w14:paraId="49C8552F" w14:textId="403801D0" w:rsidR="00A11BF5" w:rsidDel="00D512AB" w:rsidRDefault="00A11BF5">
          <w:pPr>
            <w:pStyle w:val="TJ3"/>
            <w:rPr>
              <w:del w:id="265" w:author="Szabó Patrícia" w:date="2025-04-14T19:38:00Z"/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del w:id="266" w:author="Szabó Patrícia" w:date="2025-04-14T19:38:00Z">
            <w:r w:rsidRPr="00D512AB" w:rsidDel="00D512AB">
              <w:rPr>
                <w:rPrChange w:id="267" w:author="Szabó Patrícia" w:date="2025-04-14T19:38:00Z">
                  <w:rPr>
                    <w:rStyle w:val="Hiperhivatkozs"/>
                    <w:rFonts w:ascii="Arial" w:hAnsi="Arial"/>
                    <w:noProof/>
                  </w:rPr>
                </w:rPrChange>
              </w:rPr>
              <w:delText>2.2.1.</w:delText>
            </w:r>
            <w:r w:rsidDel="00D512AB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rPrChange w:id="268" w:author="Szabó Patrícia" w:date="2025-04-14T19:38:00Z">
                  <w:rPr>
                    <w:rStyle w:val="Hiperhivatkozs"/>
                    <w:noProof/>
                  </w:rPr>
                </w:rPrChange>
              </w:rPr>
              <w:delText>Ötlet és koncepció kidolgozása</w:delText>
            </w:r>
            <w:r w:rsidDel="00D512AB">
              <w:rPr>
                <w:noProof/>
                <w:webHidden/>
              </w:rPr>
              <w:tab/>
              <w:delText>17</w:delText>
            </w:r>
          </w:del>
        </w:p>
        <w:p w14:paraId="2578C0E5" w14:textId="2D9EAD13" w:rsidR="00A11BF5" w:rsidDel="00D512AB" w:rsidRDefault="00A11BF5">
          <w:pPr>
            <w:pStyle w:val="TJ3"/>
            <w:rPr>
              <w:del w:id="269" w:author="Szabó Patrícia" w:date="2025-04-14T19:38:00Z"/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del w:id="270" w:author="Szabó Patrícia" w:date="2025-04-14T19:38:00Z">
            <w:r w:rsidRPr="00D512AB" w:rsidDel="00D512AB">
              <w:rPr>
                <w:rPrChange w:id="271" w:author="Szabó Patrícia" w:date="2025-04-14T19:38:00Z">
                  <w:rPr>
                    <w:rStyle w:val="Hiperhivatkozs"/>
                    <w:rFonts w:ascii="Arial" w:hAnsi="Arial"/>
                    <w:noProof/>
                  </w:rPr>
                </w:rPrChange>
              </w:rPr>
              <w:delText>2.2.2.</w:delText>
            </w:r>
            <w:r w:rsidDel="00D512AB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rPrChange w:id="272" w:author="Szabó Patrícia" w:date="2025-04-14T19:38:00Z">
                  <w:rPr>
                    <w:rStyle w:val="Hiperhivatkozs"/>
                    <w:noProof/>
                  </w:rPr>
                </w:rPrChange>
              </w:rPr>
              <w:delText>Játékmenet tervezése</w:delText>
            </w:r>
            <w:r w:rsidDel="00D512AB">
              <w:rPr>
                <w:noProof/>
                <w:webHidden/>
              </w:rPr>
              <w:tab/>
              <w:delText>17</w:delText>
            </w:r>
          </w:del>
        </w:p>
        <w:p w14:paraId="248CDC59" w14:textId="14576B35" w:rsidR="00A11BF5" w:rsidDel="00D512AB" w:rsidRDefault="00A11BF5">
          <w:pPr>
            <w:pStyle w:val="TJ3"/>
            <w:rPr>
              <w:del w:id="273" w:author="Szabó Patrícia" w:date="2025-04-14T19:38:00Z"/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del w:id="274" w:author="Szabó Patrícia" w:date="2025-04-14T19:38:00Z">
            <w:r w:rsidRPr="00D512AB" w:rsidDel="00D512AB">
              <w:rPr>
                <w:rPrChange w:id="275" w:author="Szabó Patrícia" w:date="2025-04-14T19:38:00Z">
                  <w:rPr>
                    <w:rStyle w:val="Hiperhivatkozs"/>
                    <w:rFonts w:ascii="Arial" w:hAnsi="Arial"/>
                    <w:noProof/>
                  </w:rPr>
                </w:rPrChange>
              </w:rPr>
              <w:delText>2.2.3.</w:delText>
            </w:r>
            <w:r w:rsidDel="00D512AB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rPrChange w:id="276" w:author="Szabó Patrícia" w:date="2025-04-14T19:38:00Z">
                  <w:rPr>
                    <w:rStyle w:val="Hiperhivatkozs"/>
                    <w:noProof/>
                  </w:rPr>
                </w:rPrChange>
              </w:rPr>
              <w:delText>Technológia és eszközök kiválasztása</w:delText>
            </w:r>
            <w:r w:rsidDel="00D512AB">
              <w:rPr>
                <w:noProof/>
                <w:webHidden/>
              </w:rPr>
              <w:tab/>
              <w:delText>19</w:delText>
            </w:r>
          </w:del>
        </w:p>
        <w:p w14:paraId="4AEDFCED" w14:textId="4C073A00" w:rsidR="00A11BF5" w:rsidDel="00D512AB" w:rsidRDefault="00A11BF5">
          <w:pPr>
            <w:pStyle w:val="TJ3"/>
            <w:rPr>
              <w:del w:id="277" w:author="Szabó Patrícia" w:date="2025-04-14T19:38:00Z"/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del w:id="278" w:author="Szabó Patrícia" w:date="2025-04-14T19:38:00Z">
            <w:r w:rsidRPr="00D512AB" w:rsidDel="00D512AB">
              <w:rPr>
                <w:rPrChange w:id="279" w:author="Szabó Patrícia" w:date="2025-04-14T19:38:00Z">
                  <w:rPr>
                    <w:rStyle w:val="Hiperhivatkozs"/>
                    <w:rFonts w:ascii="Arial" w:hAnsi="Arial"/>
                    <w:noProof/>
                  </w:rPr>
                </w:rPrChange>
              </w:rPr>
              <w:delText>2.2.4.</w:delText>
            </w:r>
            <w:r w:rsidDel="00D512AB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rPrChange w:id="280" w:author="Szabó Patrícia" w:date="2025-04-14T19:38:00Z">
                  <w:rPr>
                    <w:rStyle w:val="Hiperhivatkozs"/>
                    <w:noProof/>
                  </w:rPr>
                </w:rPrChange>
              </w:rPr>
              <w:delText>Prototípus készítése (Alfa fázis)</w:delText>
            </w:r>
            <w:r w:rsidDel="00D512AB">
              <w:rPr>
                <w:noProof/>
                <w:webHidden/>
              </w:rPr>
              <w:tab/>
              <w:delText>20</w:delText>
            </w:r>
          </w:del>
        </w:p>
        <w:p w14:paraId="270CEB96" w14:textId="436604CD" w:rsidR="00A11BF5" w:rsidDel="00D512AB" w:rsidRDefault="00A11BF5">
          <w:pPr>
            <w:pStyle w:val="TJ3"/>
            <w:rPr>
              <w:del w:id="281" w:author="Szabó Patrícia" w:date="2025-04-14T19:38:00Z"/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del w:id="282" w:author="Szabó Patrícia" w:date="2025-04-14T19:38:00Z">
            <w:r w:rsidRPr="00D512AB" w:rsidDel="00D512AB">
              <w:rPr>
                <w:rPrChange w:id="283" w:author="Szabó Patrícia" w:date="2025-04-14T19:38:00Z">
                  <w:rPr>
                    <w:rStyle w:val="Hiperhivatkozs"/>
                    <w:rFonts w:ascii="Arial" w:hAnsi="Arial"/>
                    <w:noProof/>
                  </w:rPr>
                </w:rPrChange>
              </w:rPr>
              <w:delText>2.2.5.</w:delText>
            </w:r>
            <w:r w:rsidDel="00D512AB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rPrChange w:id="284" w:author="Szabó Patrícia" w:date="2025-04-14T19:38:00Z">
                  <w:rPr>
                    <w:rStyle w:val="Hiperhivatkozs"/>
                    <w:noProof/>
                  </w:rPr>
                </w:rPrChange>
              </w:rPr>
              <w:delText>Béta tesztelés és adatbázis felállítása</w:delText>
            </w:r>
            <w:r w:rsidDel="00D512AB">
              <w:rPr>
                <w:noProof/>
                <w:webHidden/>
              </w:rPr>
              <w:tab/>
              <w:delText>20</w:delText>
            </w:r>
          </w:del>
        </w:p>
        <w:p w14:paraId="35B6AB04" w14:textId="6034A60F" w:rsidR="00A11BF5" w:rsidDel="00D512AB" w:rsidRDefault="00A11BF5">
          <w:pPr>
            <w:pStyle w:val="TJ3"/>
            <w:rPr>
              <w:del w:id="285" w:author="Szabó Patrícia" w:date="2025-04-14T19:38:00Z"/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del w:id="286" w:author="Szabó Patrícia" w:date="2025-04-14T19:38:00Z">
            <w:r w:rsidRPr="00D512AB" w:rsidDel="00D512AB">
              <w:rPr>
                <w:rPrChange w:id="287" w:author="Szabó Patrícia" w:date="2025-04-14T19:38:00Z">
                  <w:rPr>
                    <w:rStyle w:val="Hiperhivatkozs"/>
                    <w:rFonts w:ascii="Arial" w:hAnsi="Arial"/>
                    <w:noProof/>
                  </w:rPr>
                </w:rPrChange>
              </w:rPr>
              <w:delText>2.2.6.</w:delText>
            </w:r>
            <w:r w:rsidDel="00D512AB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rPrChange w:id="288" w:author="Szabó Patrícia" w:date="2025-04-14T19:38:00Z">
                  <w:rPr>
                    <w:rStyle w:val="Hiperhivatkozs"/>
                    <w:noProof/>
                  </w:rPr>
                </w:rPrChange>
              </w:rPr>
              <w:delText>Kiadás</w:delText>
            </w:r>
            <w:r w:rsidDel="00D512AB">
              <w:rPr>
                <w:noProof/>
                <w:webHidden/>
              </w:rPr>
              <w:tab/>
              <w:delText>21</w:delText>
            </w:r>
          </w:del>
        </w:p>
        <w:p w14:paraId="3BCB83E8" w14:textId="3BBA309F" w:rsidR="00A11BF5" w:rsidDel="00D512AB" w:rsidRDefault="00A11BF5">
          <w:pPr>
            <w:pStyle w:val="TJ3"/>
            <w:rPr>
              <w:del w:id="289" w:author="Szabó Patrícia" w:date="2025-04-14T19:38:00Z"/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del w:id="290" w:author="Szabó Patrícia" w:date="2025-04-14T19:38:00Z">
            <w:r w:rsidRPr="00D512AB" w:rsidDel="00D512AB">
              <w:rPr>
                <w:rPrChange w:id="291" w:author="Szabó Patrícia" w:date="2025-04-14T19:38:00Z">
                  <w:rPr>
                    <w:rStyle w:val="Hiperhivatkozs"/>
                    <w:rFonts w:ascii="Arial" w:hAnsi="Arial"/>
                    <w:noProof/>
                  </w:rPr>
                </w:rPrChange>
              </w:rPr>
              <w:delText>2.2.7.</w:delText>
            </w:r>
            <w:r w:rsidDel="00D512AB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rPrChange w:id="292" w:author="Szabó Patrícia" w:date="2025-04-14T19:38:00Z">
                  <w:rPr>
                    <w:rStyle w:val="Hiperhivatkozs"/>
                    <w:noProof/>
                  </w:rPr>
                </w:rPrChange>
              </w:rPr>
              <w:delText>Statisztikai elemzés</w:delText>
            </w:r>
            <w:r w:rsidDel="00D512AB">
              <w:rPr>
                <w:noProof/>
                <w:webHidden/>
              </w:rPr>
              <w:tab/>
              <w:delText>22</w:delText>
            </w:r>
          </w:del>
        </w:p>
        <w:p w14:paraId="099031C1" w14:textId="5D96B11A" w:rsidR="00A11BF5" w:rsidDel="00D512AB" w:rsidRDefault="00A11BF5">
          <w:pPr>
            <w:pStyle w:val="TJ1"/>
            <w:rPr>
              <w:del w:id="293" w:author="Szabó Patrícia" w:date="2025-04-14T19:38:00Z"/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del w:id="294" w:author="Szabó Patrícia" w:date="2025-04-14T19:38:00Z">
            <w:r w:rsidRPr="00D512AB" w:rsidDel="00D512AB">
              <w:rPr>
                <w:rPrChange w:id="295" w:author="Szabó Patrícia" w:date="2025-04-14T19:38:00Z">
                  <w:rPr>
                    <w:rStyle w:val="Hiperhivatkozs"/>
                    <w:rFonts w:ascii="Arial" w:hAnsi="Arial"/>
                    <w:noProof/>
                  </w:rPr>
                </w:rPrChange>
              </w:rPr>
              <w:delText>3.</w:delText>
            </w:r>
            <w:r w:rsidDel="00D512A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rPrChange w:id="296" w:author="Szabó Patrícia" w:date="2025-04-14T19:38:00Z">
                  <w:rPr>
                    <w:rStyle w:val="Hiperhivatkozs"/>
                    <w:noProof/>
                  </w:rPr>
                </w:rPrChange>
              </w:rPr>
              <w:delText>Saját projekt felépítése</w:delText>
            </w:r>
            <w:r w:rsidDel="00D512AB">
              <w:rPr>
                <w:noProof/>
                <w:webHidden/>
              </w:rPr>
              <w:tab/>
              <w:delText>22</w:delText>
            </w:r>
          </w:del>
        </w:p>
        <w:p w14:paraId="7BD15DC0" w14:textId="3861A6FA" w:rsidR="00A11BF5" w:rsidDel="00D512AB" w:rsidRDefault="00A11BF5">
          <w:pPr>
            <w:pStyle w:val="TJ2"/>
            <w:rPr>
              <w:del w:id="297" w:author="Szabó Patrícia" w:date="2025-04-14T19:38:00Z"/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del w:id="298" w:author="Szabó Patrícia" w:date="2025-04-14T19:38:00Z">
            <w:r w:rsidRPr="00D512AB" w:rsidDel="00D512AB">
              <w:rPr>
                <w:rPrChange w:id="299" w:author="Szabó Patrícia" w:date="2025-04-14T19:38:00Z">
                  <w:rPr>
                    <w:rStyle w:val="Hiperhivatkozs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</w:rPrChange>
              </w:rPr>
              <w:delText>3.1.</w:delText>
            </w:r>
            <w:r w:rsidDel="00D512A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rPrChange w:id="300" w:author="Szabó Patrícia" w:date="2025-04-14T19:38:00Z">
                  <w:rPr>
                    <w:rStyle w:val="Hiperhivatkozs"/>
                    <w:noProof/>
                  </w:rPr>
                </w:rPrChange>
              </w:rPr>
              <w:delText>Szint tervezési szempontok</w:delText>
            </w:r>
            <w:r w:rsidDel="00D512AB">
              <w:rPr>
                <w:noProof/>
                <w:webHidden/>
              </w:rPr>
              <w:tab/>
              <w:delText>22</w:delText>
            </w:r>
          </w:del>
        </w:p>
        <w:p w14:paraId="2A068823" w14:textId="26C0A5DC" w:rsidR="00A11BF5" w:rsidDel="00D512AB" w:rsidRDefault="00A11BF5">
          <w:pPr>
            <w:pStyle w:val="TJ3"/>
            <w:rPr>
              <w:del w:id="301" w:author="Szabó Patrícia" w:date="2025-04-14T19:38:00Z"/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del w:id="302" w:author="Szabó Patrícia" w:date="2025-04-14T19:38:00Z">
            <w:r w:rsidRPr="00D512AB" w:rsidDel="00D512AB">
              <w:rPr>
                <w:rPrChange w:id="303" w:author="Szabó Patrícia" w:date="2025-04-14T19:38:00Z">
                  <w:rPr>
                    <w:rStyle w:val="Hiperhivatkozs"/>
                    <w:rFonts w:ascii="Arial" w:hAnsi="Arial"/>
                    <w:noProof/>
                  </w:rPr>
                </w:rPrChange>
              </w:rPr>
              <w:delText>3.1.1.</w:delText>
            </w:r>
            <w:r w:rsidDel="00D512AB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rPrChange w:id="304" w:author="Szabó Patrícia" w:date="2025-04-14T19:38:00Z">
                  <w:rPr>
                    <w:rStyle w:val="Hiperhivatkozs"/>
                    <w:noProof/>
                  </w:rPr>
                </w:rPrChange>
              </w:rPr>
              <w:delText>Első szint (Simon say’s)</w:delText>
            </w:r>
            <w:r w:rsidDel="00D512AB">
              <w:rPr>
                <w:noProof/>
                <w:webHidden/>
              </w:rPr>
              <w:tab/>
              <w:delText>23</w:delText>
            </w:r>
          </w:del>
        </w:p>
        <w:p w14:paraId="57A16414" w14:textId="11C776F6" w:rsidR="00A11BF5" w:rsidDel="00D512AB" w:rsidRDefault="00A11BF5">
          <w:pPr>
            <w:pStyle w:val="TJ3"/>
            <w:rPr>
              <w:del w:id="305" w:author="Szabó Patrícia" w:date="2025-04-14T19:38:00Z"/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del w:id="306" w:author="Szabó Patrícia" w:date="2025-04-14T19:38:00Z">
            <w:r w:rsidRPr="00D512AB" w:rsidDel="00D512AB">
              <w:rPr>
                <w:rPrChange w:id="307" w:author="Szabó Patrícia" w:date="2025-04-14T19:38:00Z">
                  <w:rPr>
                    <w:rStyle w:val="Hiperhivatkozs"/>
                    <w:rFonts w:ascii="Arial" w:hAnsi="Arial"/>
                    <w:noProof/>
                  </w:rPr>
                </w:rPrChange>
              </w:rPr>
              <w:delText>3.1.2.</w:delText>
            </w:r>
            <w:r w:rsidDel="00D512AB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rPrChange w:id="308" w:author="Szabó Patrícia" w:date="2025-04-14T19:38:00Z">
                  <w:rPr>
                    <w:rStyle w:val="Hiperhivatkozs"/>
                    <w:noProof/>
                  </w:rPr>
                </w:rPrChange>
              </w:rPr>
              <w:delText>Második és harmadik szint (Pontossági reakciós teszt)</w:delText>
            </w:r>
            <w:r w:rsidDel="00D512AB">
              <w:rPr>
                <w:noProof/>
                <w:webHidden/>
              </w:rPr>
              <w:tab/>
              <w:delText>29</w:delText>
            </w:r>
          </w:del>
        </w:p>
        <w:p w14:paraId="65894A66" w14:textId="41BB4F86" w:rsidR="00A11BF5" w:rsidDel="00D512AB" w:rsidRDefault="00A11BF5">
          <w:pPr>
            <w:pStyle w:val="TJ3"/>
            <w:rPr>
              <w:del w:id="309" w:author="Szabó Patrícia" w:date="2025-04-14T19:38:00Z"/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del w:id="310" w:author="Szabó Patrícia" w:date="2025-04-14T19:38:00Z">
            <w:r w:rsidRPr="00D512AB" w:rsidDel="00D512AB">
              <w:rPr>
                <w:rPrChange w:id="311" w:author="Szabó Patrícia" w:date="2025-04-14T19:38:00Z">
                  <w:rPr>
                    <w:rStyle w:val="Hiperhivatkozs"/>
                    <w:rFonts w:ascii="Arial" w:hAnsi="Arial"/>
                    <w:noProof/>
                  </w:rPr>
                </w:rPrChange>
              </w:rPr>
              <w:delText>3.1.3.</w:delText>
            </w:r>
            <w:r w:rsidDel="00D512AB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rPrChange w:id="312" w:author="Szabó Patrícia" w:date="2025-04-14T19:38:00Z">
                  <w:rPr>
                    <w:rStyle w:val="Hiperhivatkozs"/>
                    <w:noProof/>
                  </w:rPr>
                </w:rPrChange>
              </w:rPr>
              <w:delText>Labirintus (türelmi játék)</w:delText>
            </w:r>
            <w:r w:rsidDel="00D512AB">
              <w:rPr>
                <w:noProof/>
                <w:webHidden/>
              </w:rPr>
              <w:tab/>
              <w:delText>38</w:delText>
            </w:r>
          </w:del>
        </w:p>
        <w:p w14:paraId="5EF823EA" w14:textId="4F6DFE6B" w:rsidR="00A11BF5" w:rsidDel="00D512AB" w:rsidRDefault="00A11BF5">
          <w:pPr>
            <w:pStyle w:val="TJ2"/>
            <w:rPr>
              <w:del w:id="313" w:author="Szabó Patrícia" w:date="2025-04-14T19:38:00Z"/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del w:id="314" w:author="Szabó Patrícia" w:date="2025-04-14T19:38:00Z">
            <w:r w:rsidRPr="00D512AB" w:rsidDel="00D512AB">
              <w:rPr>
                <w:rPrChange w:id="315" w:author="Szabó Patrícia" w:date="2025-04-14T19:38:00Z">
                  <w:rPr>
                    <w:rStyle w:val="Hiperhivatkozs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</w:rPrChange>
              </w:rPr>
              <w:delText>3.2.</w:delText>
            </w:r>
            <w:r w:rsidDel="00D512A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rPrChange w:id="316" w:author="Szabó Patrícia" w:date="2025-04-14T19:38:00Z">
                  <w:rPr>
                    <w:rStyle w:val="Hiperhivatkozs"/>
                    <w:noProof/>
                  </w:rPr>
                </w:rPrChange>
              </w:rPr>
              <w:delText>Adatbázis tervezés</w:delText>
            </w:r>
            <w:r w:rsidDel="00D512AB">
              <w:rPr>
                <w:noProof/>
                <w:webHidden/>
              </w:rPr>
              <w:tab/>
              <w:delText>42</w:delText>
            </w:r>
          </w:del>
        </w:p>
        <w:p w14:paraId="7086A152" w14:textId="28165A24" w:rsidR="00A11BF5" w:rsidDel="00D512AB" w:rsidRDefault="00A11BF5">
          <w:pPr>
            <w:pStyle w:val="TJ3"/>
            <w:rPr>
              <w:del w:id="317" w:author="Szabó Patrícia" w:date="2025-04-14T19:38:00Z"/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del w:id="318" w:author="Szabó Patrícia" w:date="2025-04-14T19:38:00Z">
            <w:r w:rsidRPr="00D512AB" w:rsidDel="00D512AB">
              <w:rPr>
                <w:rPrChange w:id="319" w:author="Szabó Patrícia" w:date="2025-04-14T19:38:00Z">
                  <w:rPr>
                    <w:rStyle w:val="Hiperhivatkozs"/>
                    <w:rFonts w:ascii="Arial" w:hAnsi="Arial"/>
                    <w:noProof/>
                  </w:rPr>
                </w:rPrChange>
              </w:rPr>
              <w:delText>3.2.1.</w:delText>
            </w:r>
            <w:r w:rsidDel="00D512AB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rPrChange w:id="320" w:author="Szabó Patrícia" w:date="2025-04-14T19:38:00Z">
                  <w:rPr>
                    <w:rStyle w:val="Hiperhivatkozs"/>
                    <w:noProof/>
                  </w:rPr>
                </w:rPrChange>
              </w:rPr>
              <w:delText>Lokális fájl alapú adatmentés</w:delText>
            </w:r>
            <w:r w:rsidDel="00D512AB">
              <w:rPr>
                <w:noProof/>
                <w:webHidden/>
              </w:rPr>
              <w:tab/>
              <w:delText>43</w:delText>
            </w:r>
          </w:del>
        </w:p>
        <w:p w14:paraId="77E7B468" w14:textId="7627C155" w:rsidR="00A11BF5" w:rsidDel="00D512AB" w:rsidRDefault="00A11BF5">
          <w:pPr>
            <w:pStyle w:val="TJ3"/>
            <w:rPr>
              <w:del w:id="321" w:author="Szabó Patrícia" w:date="2025-04-14T19:38:00Z"/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del w:id="322" w:author="Szabó Patrícia" w:date="2025-04-14T19:38:00Z">
            <w:r w:rsidRPr="00D512AB" w:rsidDel="00D512AB">
              <w:rPr>
                <w:rPrChange w:id="323" w:author="Szabó Patrícia" w:date="2025-04-14T19:38:00Z">
                  <w:rPr>
                    <w:rStyle w:val="Hiperhivatkozs"/>
                    <w:rFonts w:ascii="Arial" w:hAnsi="Arial"/>
                    <w:noProof/>
                  </w:rPr>
                </w:rPrChange>
              </w:rPr>
              <w:delText>3.2.2.</w:delText>
            </w:r>
            <w:r w:rsidDel="00D512AB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rPrChange w:id="324" w:author="Szabó Patrícia" w:date="2025-04-14T19:38:00Z">
                  <w:rPr>
                    <w:rStyle w:val="Hiperhivatkozs"/>
                    <w:noProof/>
                  </w:rPr>
                </w:rPrChange>
              </w:rPr>
              <w:delText>Lokális adatbázis alapú adatmentés</w:delText>
            </w:r>
            <w:r w:rsidDel="00D512AB">
              <w:rPr>
                <w:noProof/>
                <w:webHidden/>
              </w:rPr>
              <w:tab/>
              <w:delText>44</w:delText>
            </w:r>
          </w:del>
        </w:p>
        <w:p w14:paraId="0F00F019" w14:textId="1F0FD9DE" w:rsidR="00A11BF5" w:rsidDel="00D512AB" w:rsidRDefault="00A11BF5">
          <w:pPr>
            <w:pStyle w:val="TJ2"/>
            <w:rPr>
              <w:del w:id="325" w:author="Szabó Patrícia" w:date="2025-04-14T19:38:00Z"/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del w:id="326" w:author="Szabó Patrícia" w:date="2025-04-14T19:38:00Z">
            <w:r w:rsidRPr="00D512AB" w:rsidDel="00D512AB">
              <w:rPr>
                <w:rPrChange w:id="327" w:author="Szabó Patrícia" w:date="2025-04-14T19:38:00Z">
                  <w:rPr>
                    <w:rStyle w:val="Hiperhivatkozs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</w:rPrChange>
              </w:rPr>
              <w:delText>3.3.</w:delText>
            </w:r>
            <w:r w:rsidDel="00D512A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rPrChange w:id="328" w:author="Szabó Patrícia" w:date="2025-04-14T19:38:00Z">
                  <w:rPr>
                    <w:rStyle w:val="Hiperhivatkozs"/>
                    <w:noProof/>
                  </w:rPr>
                </w:rPrChange>
              </w:rPr>
              <w:delText>Szintek közötti váltás</w:delText>
            </w:r>
            <w:r w:rsidDel="00D512AB">
              <w:rPr>
                <w:noProof/>
                <w:webHidden/>
              </w:rPr>
              <w:tab/>
              <w:delText>44</w:delText>
            </w:r>
          </w:del>
        </w:p>
        <w:p w14:paraId="32079B5E" w14:textId="3A4BCA21" w:rsidR="00A11BF5" w:rsidDel="00D512AB" w:rsidRDefault="00A11BF5">
          <w:pPr>
            <w:pStyle w:val="TJ3"/>
            <w:rPr>
              <w:del w:id="329" w:author="Szabó Patrícia" w:date="2025-04-14T19:38:00Z"/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del w:id="330" w:author="Szabó Patrícia" w:date="2025-04-14T19:38:00Z">
            <w:r w:rsidRPr="00D512AB" w:rsidDel="00D512AB">
              <w:rPr>
                <w:rPrChange w:id="331" w:author="Szabó Patrícia" w:date="2025-04-14T19:38:00Z">
                  <w:rPr>
                    <w:rStyle w:val="Hiperhivatkozs"/>
                    <w:rFonts w:ascii="Arial" w:hAnsi="Arial"/>
                    <w:noProof/>
                  </w:rPr>
                </w:rPrChange>
              </w:rPr>
              <w:delText>3.3.1.</w:delText>
            </w:r>
            <w:r w:rsidDel="00D512AB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rPrChange w:id="332" w:author="Szabó Patrícia" w:date="2025-04-14T19:38:00Z">
                  <w:rPr>
                    <w:rStyle w:val="Hiperhivatkozs"/>
                    <w:noProof/>
                  </w:rPr>
                </w:rPrChange>
              </w:rPr>
              <w:delText>Szint indítás és teljesítés ellenőrzése</w:delText>
            </w:r>
            <w:r w:rsidDel="00D512AB">
              <w:rPr>
                <w:noProof/>
                <w:webHidden/>
              </w:rPr>
              <w:tab/>
              <w:delText>45</w:delText>
            </w:r>
          </w:del>
        </w:p>
        <w:p w14:paraId="68E02609" w14:textId="222AEB87" w:rsidR="00A11BF5" w:rsidDel="00D512AB" w:rsidRDefault="00A11BF5">
          <w:pPr>
            <w:pStyle w:val="TJ3"/>
            <w:rPr>
              <w:del w:id="333" w:author="Szabó Patrícia" w:date="2025-04-14T19:38:00Z"/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del w:id="334" w:author="Szabó Patrícia" w:date="2025-04-14T19:38:00Z">
            <w:r w:rsidRPr="00D512AB" w:rsidDel="00D512AB">
              <w:rPr>
                <w:rPrChange w:id="335" w:author="Szabó Patrícia" w:date="2025-04-14T19:38:00Z">
                  <w:rPr>
                    <w:rStyle w:val="Hiperhivatkozs"/>
                    <w:rFonts w:ascii="Arial" w:hAnsi="Arial"/>
                    <w:noProof/>
                  </w:rPr>
                </w:rPrChange>
              </w:rPr>
              <w:delText>3.3.2.</w:delText>
            </w:r>
            <w:r w:rsidDel="00D512AB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rPrChange w:id="336" w:author="Szabó Patrícia" w:date="2025-04-14T19:38:00Z">
                  <w:rPr>
                    <w:rStyle w:val="Hiperhivatkozs"/>
                    <w:noProof/>
                  </w:rPr>
                </w:rPrChange>
              </w:rPr>
              <w:delText>Eredménymentés a játék végével</w:delText>
            </w:r>
            <w:r w:rsidDel="00D512AB">
              <w:rPr>
                <w:noProof/>
                <w:webHidden/>
              </w:rPr>
              <w:tab/>
              <w:delText>46</w:delText>
            </w:r>
          </w:del>
        </w:p>
        <w:p w14:paraId="7A200CA5" w14:textId="2F6A7FB3" w:rsidR="00A11BF5" w:rsidDel="00D512AB" w:rsidRDefault="00A11BF5">
          <w:pPr>
            <w:pStyle w:val="TJ3"/>
            <w:rPr>
              <w:del w:id="337" w:author="Szabó Patrícia" w:date="2025-04-14T19:38:00Z"/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del w:id="338" w:author="Szabó Patrícia" w:date="2025-04-14T19:38:00Z">
            <w:r w:rsidRPr="00D512AB" w:rsidDel="00D512AB">
              <w:rPr>
                <w:rPrChange w:id="339" w:author="Szabó Patrícia" w:date="2025-04-14T19:38:00Z">
                  <w:rPr>
                    <w:rStyle w:val="Hiperhivatkozs"/>
                    <w:rFonts w:ascii="Arial" w:hAnsi="Arial"/>
                    <w:noProof/>
                  </w:rPr>
                </w:rPrChange>
              </w:rPr>
              <w:delText>3.3.3.</w:delText>
            </w:r>
            <w:r w:rsidDel="00D512AB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rPrChange w:id="340" w:author="Szabó Patrícia" w:date="2025-04-14T19:38:00Z">
                  <w:rPr>
                    <w:rStyle w:val="Hiperhivatkozs"/>
                    <w:noProof/>
                  </w:rPr>
                </w:rPrChange>
              </w:rPr>
              <w:delText>Szintek közötti tovább haladás</w:delText>
            </w:r>
            <w:r w:rsidDel="00D512AB">
              <w:rPr>
                <w:noProof/>
                <w:webHidden/>
              </w:rPr>
              <w:tab/>
              <w:delText>46</w:delText>
            </w:r>
          </w:del>
        </w:p>
        <w:p w14:paraId="3A920CEE" w14:textId="53570804" w:rsidR="00A11BF5" w:rsidDel="00D512AB" w:rsidRDefault="00A11BF5">
          <w:pPr>
            <w:pStyle w:val="TJ2"/>
            <w:rPr>
              <w:del w:id="341" w:author="Szabó Patrícia" w:date="2025-04-14T19:38:00Z"/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del w:id="342" w:author="Szabó Patrícia" w:date="2025-04-14T19:38:00Z">
            <w:r w:rsidRPr="00D512AB" w:rsidDel="00D512AB">
              <w:rPr>
                <w:rPrChange w:id="343" w:author="Szabó Patrícia" w:date="2025-04-14T19:38:00Z">
                  <w:rPr>
                    <w:rStyle w:val="Hiperhivatkozs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</w:rPrChange>
              </w:rPr>
              <w:delText>3.4.</w:delText>
            </w:r>
            <w:r w:rsidDel="00D512A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rPrChange w:id="344" w:author="Szabó Patrícia" w:date="2025-04-14T19:38:00Z">
                  <w:rPr>
                    <w:rStyle w:val="Hiperhivatkozs"/>
                    <w:noProof/>
                  </w:rPr>
                </w:rPrChange>
              </w:rPr>
              <w:delText>Alapvető játékos irányítás</w:delText>
            </w:r>
            <w:r w:rsidDel="00D512AB">
              <w:rPr>
                <w:noProof/>
                <w:webHidden/>
              </w:rPr>
              <w:tab/>
              <w:delText>47</w:delText>
            </w:r>
          </w:del>
        </w:p>
        <w:p w14:paraId="1006CB06" w14:textId="71DE47E2" w:rsidR="00A11BF5" w:rsidDel="00D512AB" w:rsidRDefault="00A11BF5">
          <w:pPr>
            <w:pStyle w:val="TJ2"/>
            <w:rPr>
              <w:del w:id="345" w:author="Szabó Patrícia" w:date="2025-04-14T19:38:00Z"/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del w:id="346" w:author="Szabó Patrícia" w:date="2025-04-14T19:38:00Z">
            <w:r w:rsidRPr="00D512AB" w:rsidDel="00D512AB">
              <w:rPr>
                <w:rPrChange w:id="347" w:author="Szabó Patrícia" w:date="2025-04-14T19:38:00Z">
                  <w:rPr>
                    <w:rStyle w:val="Hiperhivatkozs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</w:rPrChange>
              </w:rPr>
              <w:delText>3.5.</w:delText>
            </w:r>
            <w:r w:rsidDel="00D512A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rPrChange w:id="348" w:author="Szabó Patrícia" w:date="2025-04-14T19:38:00Z">
                  <w:rPr>
                    <w:rStyle w:val="Hiperhivatkozs"/>
                    <w:noProof/>
                  </w:rPr>
                </w:rPrChange>
              </w:rPr>
              <w:delText>Mappastruktúra összeállítása</w:delText>
            </w:r>
            <w:r w:rsidDel="00D512AB">
              <w:rPr>
                <w:noProof/>
                <w:webHidden/>
              </w:rPr>
              <w:tab/>
              <w:delText>50</w:delText>
            </w:r>
          </w:del>
        </w:p>
        <w:p w14:paraId="6FA7605F" w14:textId="02561168" w:rsidR="00A11BF5" w:rsidDel="00D512AB" w:rsidRDefault="00A11BF5">
          <w:pPr>
            <w:pStyle w:val="TJ1"/>
            <w:rPr>
              <w:del w:id="349" w:author="Szabó Patrícia" w:date="2025-04-14T19:38:00Z"/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del w:id="350" w:author="Szabó Patrícia" w:date="2025-04-14T19:38:00Z">
            <w:r w:rsidRPr="00D512AB" w:rsidDel="00D512AB">
              <w:rPr>
                <w:rPrChange w:id="351" w:author="Szabó Patrícia" w:date="2025-04-14T19:38:00Z">
                  <w:rPr>
                    <w:rStyle w:val="Hiperhivatkozs"/>
                    <w:rFonts w:ascii="Arial" w:hAnsi="Arial"/>
                    <w:noProof/>
                  </w:rPr>
                </w:rPrChange>
              </w:rPr>
              <w:delText>4.</w:delText>
            </w:r>
            <w:r w:rsidDel="00D512A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hu-HU"/>
              </w:rPr>
              <w:tab/>
            </w:r>
            <w:r w:rsidRPr="00D512AB" w:rsidDel="00D512AB">
              <w:rPr>
                <w:rPrChange w:id="352" w:author="Szabó Patrícia" w:date="2025-04-14T19:38:00Z">
                  <w:rPr>
                    <w:rStyle w:val="Hiperhivatkozs"/>
                    <w:noProof/>
                  </w:rPr>
                </w:rPrChange>
              </w:rPr>
              <w:delText>Statisztikai eredmények</w:delText>
            </w:r>
            <w:r w:rsidDel="00D512AB">
              <w:rPr>
                <w:noProof/>
                <w:webHidden/>
              </w:rPr>
              <w:tab/>
              <w:delText>51</w:delText>
            </w:r>
          </w:del>
        </w:p>
        <w:p w14:paraId="03290963" w14:textId="6CC6977D" w:rsidR="00A11BF5" w:rsidDel="00D512AB" w:rsidRDefault="00A11BF5">
          <w:pPr>
            <w:pStyle w:val="TJ1"/>
            <w:rPr>
              <w:del w:id="353" w:author="Szabó Patrícia" w:date="2025-04-14T19:38:00Z"/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del w:id="354" w:author="Szabó Patrícia" w:date="2025-04-14T19:38:00Z">
            <w:r w:rsidRPr="00D512AB" w:rsidDel="00D512AB">
              <w:rPr>
                <w:rPrChange w:id="355" w:author="Szabó Patrícia" w:date="2025-04-14T19:38:00Z">
                  <w:rPr>
                    <w:rStyle w:val="Hiperhivatkozs"/>
                    <w:noProof/>
                  </w:rPr>
                </w:rPrChange>
              </w:rPr>
              <w:delText>Irodalomjegyzék</w:delText>
            </w:r>
            <w:r w:rsidDel="00D512AB">
              <w:rPr>
                <w:noProof/>
                <w:webHidden/>
              </w:rPr>
              <w:tab/>
              <w:delText>52</w:delText>
            </w:r>
          </w:del>
        </w:p>
        <w:p w14:paraId="5859CB98" w14:textId="724CCE31" w:rsidR="00A11BF5" w:rsidDel="00D512AB" w:rsidRDefault="00A11BF5">
          <w:pPr>
            <w:pStyle w:val="TJ1"/>
            <w:rPr>
              <w:del w:id="356" w:author="Szabó Patrícia" w:date="2025-04-14T19:38:00Z"/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del w:id="357" w:author="Szabó Patrícia" w:date="2025-04-14T19:38:00Z">
            <w:r w:rsidRPr="00D512AB" w:rsidDel="00D512AB">
              <w:rPr>
                <w:rPrChange w:id="358" w:author="Szabó Patrícia" w:date="2025-04-14T19:38:00Z">
                  <w:rPr>
                    <w:rStyle w:val="Hiperhivatkozs"/>
                    <w:noProof/>
                  </w:rPr>
                </w:rPrChange>
              </w:rPr>
              <w:delText>Mellékletek</w:delText>
            </w:r>
            <w:r w:rsidDel="00D512AB">
              <w:rPr>
                <w:noProof/>
                <w:webHidden/>
              </w:rPr>
              <w:tab/>
              <w:delText>54</w:delText>
            </w:r>
          </w:del>
        </w:p>
        <w:p w14:paraId="07E45BA5" w14:textId="42AC5E35" w:rsidR="00A11BF5" w:rsidDel="00D512AB" w:rsidRDefault="00A11BF5">
          <w:pPr>
            <w:pStyle w:val="TJ1"/>
            <w:rPr>
              <w:del w:id="359" w:author="Szabó Patrícia" w:date="2025-04-14T19:38:00Z"/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del w:id="360" w:author="Szabó Patrícia" w:date="2025-04-14T19:38:00Z">
            <w:r w:rsidRPr="00D512AB" w:rsidDel="00D512AB">
              <w:rPr>
                <w:rPrChange w:id="361" w:author="Szabó Patrícia" w:date="2025-04-14T19:38:00Z">
                  <w:rPr>
                    <w:rStyle w:val="Hiperhivatkozs"/>
                    <w:noProof/>
                  </w:rPr>
                </w:rPrChange>
              </w:rPr>
              <w:delText>Ábrajegyzék</w:delText>
            </w:r>
            <w:r w:rsidDel="00D512AB">
              <w:rPr>
                <w:noProof/>
                <w:webHidden/>
              </w:rPr>
              <w:tab/>
              <w:delText>55</w:delText>
            </w:r>
          </w:del>
        </w:p>
        <w:p w14:paraId="5E9C6FC1" w14:textId="22CFAF72" w:rsidR="00A11BF5" w:rsidDel="00D512AB" w:rsidRDefault="00A11BF5">
          <w:pPr>
            <w:pStyle w:val="TJ1"/>
            <w:rPr>
              <w:del w:id="362" w:author="Szabó Patrícia" w:date="2025-04-14T19:38:00Z"/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del w:id="363" w:author="Szabó Patrícia" w:date="2025-04-14T19:38:00Z">
            <w:r w:rsidRPr="00D512AB" w:rsidDel="00D512AB">
              <w:rPr>
                <w:rPrChange w:id="364" w:author="Szabó Patrícia" w:date="2025-04-14T19:38:00Z">
                  <w:rPr>
                    <w:rStyle w:val="Hiperhivatkozs"/>
                    <w:noProof/>
                  </w:rPr>
                </w:rPrChange>
              </w:rPr>
              <w:delText>Táblázatjegyzék</w:delText>
            </w:r>
            <w:r w:rsidDel="00D512AB">
              <w:rPr>
                <w:noProof/>
                <w:webHidden/>
              </w:rPr>
              <w:tab/>
              <w:delText>56</w:delText>
            </w:r>
          </w:del>
        </w:p>
        <w:p w14:paraId="77776ABA" w14:textId="32781C66" w:rsidR="00674F6E" w:rsidRDefault="00674F6E">
          <w:r>
            <w:rPr>
              <w:b/>
              <w:bCs/>
            </w:rPr>
            <w:fldChar w:fldCharType="end"/>
          </w:r>
        </w:p>
      </w:sdtContent>
    </w:sdt>
    <w:p w14:paraId="3B464EAB" w14:textId="77777777" w:rsidR="00842554" w:rsidRDefault="00842554" w:rsidP="00842554">
      <w:pPr>
        <w:tabs>
          <w:tab w:val="left" w:pos="1220"/>
        </w:tabs>
        <w:sectPr w:rsidR="00842554" w:rsidSect="00906D47">
          <w:headerReference w:type="default" r:id="rId14"/>
          <w:footerReference w:type="default" r:id="rId15"/>
          <w:type w:val="continuous"/>
          <w:pgSz w:w="11906" w:h="16838" w:code="9"/>
          <w:pgMar w:top="1418" w:right="1418" w:bottom="1418" w:left="1418" w:header="709" w:footer="709" w:gutter="567"/>
          <w:pgNumType w:start="2"/>
          <w:cols w:space="708"/>
          <w:docGrid w:linePitch="360"/>
        </w:sectPr>
      </w:pPr>
    </w:p>
    <w:p w14:paraId="1344BB95" w14:textId="77777777" w:rsidR="00842554" w:rsidRDefault="00842554">
      <w:pPr>
        <w:spacing w:after="160" w:line="259" w:lineRule="auto"/>
        <w:ind w:firstLine="0"/>
        <w:jc w:val="left"/>
        <w:rPr>
          <w:rFonts w:cs="Times New Roman"/>
          <w:bCs/>
          <w:caps/>
          <w:szCs w:val="24"/>
        </w:rPr>
      </w:pPr>
      <w:r>
        <w:lastRenderedPageBreak/>
        <w:br w:type="page"/>
      </w:r>
    </w:p>
    <w:p w14:paraId="4EDD0537" w14:textId="77777777" w:rsidR="00842554" w:rsidRDefault="00842554" w:rsidP="00842554">
      <w:pPr>
        <w:pStyle w:val="Cmsor1-szmozatlan"/>
      </w:pPr>
      <w:bookmarkStart w:id="365" w:name="_Toc195551931"/>
      <w:r>
        <w:lastRenderedPageBreak/>
        <w:t>Jelölésjegyzék</w:t>
      </w:r>
      <w:bookmarkEnd w:id="365"/>
    </w:p>
    <w:tbl>
      <w:tblPr>
        <w:tblStyle w:val="Rcsostblzat"/>
        <w:tblW w:w="8642" w:type="dxa"/>
        <w:tblLook w:val="04A0" w:firstRow="1" w:lastRow="0" w:firstColumn="1" w:lastColumn="0" w:noHBand="0" w:noVBand="1"/>
        <w:tblPrChange w:id="366" w:author="Gamerek Nonstop" w:date="2024-12-05T21:42:00Z">
          <w:tblPr>
            <w:tblStyle w:val="Rcsostblzat"/>
            <w:tblW w:w="8642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2405"/>
        <w:gridCol w:w="6237"/>
        <w:tblGridChange w:id="367">
          <w:tblGrid>
            <w:gridCol w:w="5"/>
            <w:gridCol w:w="1124"/>
            <w:gridCol w:w="1281"/>
            <w:gridCol w:w="6232"/>
            <w:gridCol w:w="5"/>
          </w:tblGrid>
        </w:tblGridChange>
      </w:tblGrid>
      <w:tr w:rsidR="00250DAD" w14:paraId="0A093C2C" w14:textId="77777777" w:rsidTr="00390765">
        <w:trPr>
          <w:trPrChange w:id="368" w:author="Gamerek Nonstop" w:date="2024-12-05T21:42:00Z">
            <w:trPr>
              <w:gridAfter w:val="0"/>
            </w:trPr>
          </w:trPrChange>
        </w:trPr>
        <w:tc>
          <w:tcPr>
            <w:tcW w:w="2405" w:type="dxa"/>
            <w:tcPrChange w:id="369" w:author="Gamerek Nonstop" w:date="2024-12-05T21:42:00Z">
              <w:tcPr>
                <w:tcW w:w="1129" w:type="dxa"/>
                <w:gridSpan w:val="2"/>
              </w:tcPr>
            </w:tcPrChange>
          </w:tcPr>
          <w:p w14:paraId="101DF0C4" w14:textId="786D6A14" w:rsidR="00250DAD" w:rsidRDefault="00EF30DF" w:rsidP="00764FF6">
            <w:pPr>
              <w:spacing w:after="160" w:line="259" w:lineRule="auto"/>
              <w:ind w:firstLine="0"/>
              <w:jc w:val="right"/>
            </w:pPr>
            <w:ins w:id="370" w:author="Gamerek Nonstop" w:date="2024-12-05T19:26:00Z">
              <w:r>
                <w:t>KSH</w:t>
              </w:r>
            </w:ins>
          </w:p>
        </w:tc>
        <w:tc>
          <w:tcPr>
            <w:tcW w:w="6237" w:type="dxa"/>
            <w:tcPrChange w:id="371" w:author="Gamerek Nonstop" w:date="2024-12-05T21:42:00Z">
              <w:tcPr>
                <w:tcW w:w="7513" w:type="dxa"/>
                <w:gridSpan w:val="2"/>
              </w:tcPr>
            </w:tcPrChange>
          </w:tcPr>
          <w:p w14:paraId="67AA4440" w14:textId="6A66DB99" w:rsidR="00250DAD" w:rsidRDefault="00EF30DF">
            <w:pPr>
              <w:spacing w:after="160" w:line="259" w:lineRule="auto"/>
              <w:ind w:firstLine="0"/>
              <w:jc w:val="left"/>
            </w:pPr>
            <w:ins w:id="372" w:author="Gamerek Nonstop" w:date="2024-12-05T19:26:00Z">
              <w:r>
                <w:t>Központi Statisztikai Hivatal</w:t>
              </w:r>
            </w:ins>
          </w:p>
        </w:tc>
      </w:tr>
      <w:tr w:rsidR="00250DAD" w14:paraId="4B1A6B80" w14:textId="77777777" w:rsidTr="00390765">
        <w:trPr>
          <w:trPrChange w:id="373" w:author="Gamerek Nonstop" w:date="2024-12-05T21:42:00Z">
            <w:trPr>
              <w:gridAfter w:val="0"/>
            </w:trPr>
          </w:trPrChange>
        </w:trPr>
        <w:tc>
          <w:tcPr>
            <w:tcW w:w="2405" w:type="dxa"/>
            <w:tcPrChange w:id="374" w:author="Gamerek Nonstop" w:date="2024-12-05T21:42:00Z">
              <w:tcPr>
                <w:tcW w:w="1129" w:type="dxa"/>
                <w:gridSpan w:val="2"/>
              </w:tcPr>
            </w:tcPrChange>
          </w:tcPr>
          <w:p w14:paraId="1F560D32" w14:textId="17E8B3D3" w:rsidR="00250DAD" w:rsidRDefault="0035339C" w:rsidP="00764FF6">
            <w:pPr>
              <w:spacing w:after="160" w:line="259" w:lineRule="auto"/>
              <w:ind w:firstLine="0"/>
              <w:jc w:val="right"/>
            </w:pPr>
            <w:ins w:id="375" w:author="Gamerek Nonstop" w:date="2024-12-05T19:27:00Z">
              <w:r>
                <w:t>EU</w:t>
              </w:r>
            </w:ins>
          </w:p>
        </w:tc>
        <w:tc>
          <w:tcPr>
            <w:tcW w:w="6237" w:type="dxa"/>
            <w:tcPrChange w:id="376" w:author="Gamerek Nonstop" w:date="2024-12-05T21:42:00Z">
              <w:tcPr>
                <w:tcW w:w="7513" w:type="dxa"/>
                <w:gridSpan w:val="2"/>
              </w:tcPr>
            </w:tcPrChange>
          </w:tcPr>
          <w:p w14:paraId="43450D42" w14:textId="1202D865" w:rsidR="00250DAD" w:rsidRDefault="0035339C">
            <w:pPr>
              <w:spacing w:after="160" w:line="259" w:lineRule="auto"/>
              <w:ind w:firstLine="0"/>
              <w:jc w:val="left"/>
            </w:pPr>
            <w:ins w:id="377" w:author="Gamerek Nonstop" w:date="2024-12-05T19:27:00Z">
              <w:r>
                <w:t>Európai Unió</w:t>
              </w:r>
            </w:ins>
          </w:p>
        </w:tc>
      </w:tr>
      <w:tr w:rsidR="00250DAD" w14:paraId="42C48711" w14:textId="77777777" w:rsidTr="00390765">
        <w:trPr>
          <w:trPrChange w:id="378" w:author="Gamerek Nonstop" w:date="2024-12-05T21:42:00Z">
            <w:trPr>
              <w:gridAfter w:val="0"/>
            </w:trPr>
          </w:trPrChange>
        </w:trPr>
        <w:tc>
          <w:tcPr>
            <w:tcW w:w="2405" w:type="dxa"/>
            <w:tcPrChange w:id="379" w:author="Gamerek Nonstop" w:date="2024-12-05T21:42:00Z">
              <w:tcPr>
                <w:tcW w:w="1129" w:type="dxa"/>
                <w:gridSpan w:val="2"/>
              </w:tcPr>
            </w:tcPrChange>
          </w:tcPr>
          <w:p w14:paraId="4F9AF520" w14:textId="3AC80318" w:rsidR="00250DAD" w:rsidRDefault="0049750B" w:rsidP="00764FF6">
            <w:pPr>
              <w:spacing w:after="160" w:line="259" w:lineRule="auto"/>
              <w:ind w:firstLine="0"/>
              <w:jc w:val="right"/>
            </w:pPr>
            <w:proofErr w:type="spellStart"/>
            <w:ins w:id="380" w:author="Gamerek Nonstop" w:date="2024-12-05T19:53:00Z">
              <w:r>
                <w:t>Indie</w:t>
              </w:r>
            </w:ins>
            <w:proofErr w:type="spellEnd"/>
          </w:p>
        </w:tc>
        <w:tc>
          <w:tcPr>
            <w:tcW w:w="6237" w:type="dxa"/>
            <w:tcPrChange w:id="381" w:author="Gamerek Nonstop" w:date="2024-12-05T21:42:00Z">
              <w:tcPr>
                <w:tcW w:w="7513" w:type="dxa"/>
                <w:gridSpan w:val="2"/>
              </w:tcPr>
            </w:tcPrChange>
          </w:tcPr>
          <w:p w14:paraId="06BAAE7C" w14:textId="19A16315" w:rsidR="00250DAD" w:rsidRDefault="0049750B">
            <w:pPr>
              <w:spacing w:after="160" w:line="259" w:lineRule="auto"/>
              <w:ind w:firstLine="0"/>
              <w:jc w:val="left"/>
            </w:pPr>
            <w:ins w:id="382" w:author="Gamerek Nonstop" w:date="2024-12-05T19:53:00Z">
              <w:r>
                <w:t xml:space="preserve">Independent </w:t>
              </w:r>
              <w:commentRangeStart w:id="383"/>
              <w:commentRangeStart w:id="384"/>
              <w:proofErr w:type="spellStart"/>
              <w:r>
                <w:t>developer</w:t>
              </w:r>
            </w:ins>
            <w:commentRangeEnd w:id="383"/>
            <w:proofErr w:type="spellEnd"/>
            <w:r w:rsidR="00D512AB">
              <w:rPr>
                <w:rStyle w:val="Jegyzethivatkozs"/>
                <w:rFonts w:cstheme="minorHAnsi"/>
              </w:rPr>
              <w:commentReference w:id="383"/>
            </w:r>
            <w:commentRangeEnd w:id="384"/>
            <w:r w:rsidR="000C0D7F">
              <w:rPr>
                <w:rStyle w:val="Jegyzethivatkozs"/>
                <w:rFonts w:cstheme="minorHAnsi"/>
              </w:rPr>
              <w:commentReference w:id="384"/>
            </w:r>
            <w:ins w:id="385" w:author="Nonstop Gamerek" w:date="2025-04-23T12:01:00Z">
              <w:r w:rsidR="009353CB">
                <w:t xml:space="preserve"> (</w:t>
              </w:r>
            </w:ins>
            <w:ins w:id="386" w:author="Nonstop Gamerek" w:date="2025-04-23T12:08:00Z">
              <w:r w:rsidR="002513BA">
                <w:t>Független játékfejlesztő)</w:t>
              </w:r>
            </w:ins>
          </w:p>
        </w:tc>
      </w:tr>
      <w:tr w:rsidR="00250DAD" w:rsidDel="000C0D7F" w14:paraId="2F4A1B56" w14:textId="38DAFDEA" w:rsidTr="00390765">
        <w:trPr>
          <w:del w:id="387" w:author="Nonstop Gamerek" w:date="2025-04-23T12:10:00Z"/>
          <w:trPrChange w:id="388" w:author="Gamerek Nonstop" w:date="2024-12-05T21:42:00Z">
            <w:trPr>
              <w:gridAfter w:val="0"/>
            </w:trPr>
          </w:trPrChange>
        </w:trPr>
        <w:tc>
          <w:tcPr>
            <w:tcW w:w="2405" w:type="dxa"/>
            <w:tcPrChange w:id="389" w:author="Gamerek Nonstop" w:date="2024-12-05T21:42:00Z">
              <w:tcPr>
                <w:tcW w:w="1129" w:type="dxa"/>
                <w:gridSpan w:val="2"/>
              </w:tcPr>
            </w:tcPrChange>
          </w:tcPr>
          <w:p w14:paraId="087E5D9D" w14:textId="5428EEE4" w:rsidR="00250DAD" w:rsidDel="000C0D7F" w:rsidRDefault="00390765" w:rsidP="00764FF6">
            <w:pPr>
              <w:spacing w:after="160" w:line="259" w:lineRule="auto"/>
              <w:ind w:firstLine="0"/>
              <w:jc w:val="right"/>
              <w:rPr>
                <w:del w:id="390" w:author="Nonstop Gamerek" w:date="2025-04-23T12:10:00Z"/>
              </w:rPr>
            </w:pPr>
            <w:del w:id="391" w:author="Nonstop Gamerek" w:date="2025-04-23T12:10:00Z">
              <w:r w:rsidDel="000C0D7F">
                <w:delText>bug</w:delText>
              </w:r>
            </w:del>
          </w:p>
        </w:tc>
        <w:tc>
          <w:tcPr>
            <w:tcW w:w="6237" w:type="dxa"/>
            <w:tcPrChange w:id="392" w:author="Gamerek Nonstop" w:date="2024-12-05T21:42:00Z">
              <w:tcPr>
                <w:tcW w:w="7513" w:type="dxa"/>
                <w:gridSpan w:val="2"/>
              </w:tcPr>
            </w:tcPrChange>
          </w:tcPr>
          <w:p w14:paraId="72D9F99E" w14:textId="52419416" w:rsidR="00250DAD" w:rsidDel="000C0D7F" w:rsidRDefault="00390765">
            <w:pPr>
              <w:spacing w:after="160" w:line="259" w:lineRule="auto"/>
              <w:ind w:firstLine="0"/>
              <w:jc w:val="left"/>
              <w:rPr>
                <w:del w:id="393" w:author="Nonstop Gamerek" w:date="2025-04-23T12:10:00Z"/>
              </w:rPr>
            </w:pPr>
            <w:del w:id="394" w:author="Nonstop Gamerek" w:date="2025-04-23T12:10:00Z">
              <w:r w:rsidDel="000C0D7F">
                <w:delText>hiba</w:delText>
              </w:r>
            </w:del>
          </w:p>
        </w:tc>
      </w:tr>
      <w:tr w:rsidR="00390765" w14:paraId="21333D1F" w14:textId="77777777" w:rsidTr="00390765">
        <w:tc>
          <w:tcPr>
            <w:tcW w:w="2405" w:type="dxa"/>
          </w:tcPr>
          <w:p w14:paraId="22F77FD9" w14:textId="2ABB41AE" w:rsidR="00390765" w:rsidRDefault="00390765" w:rsidP="00764FF6">
            <w:pPr>
              <w:spacing w:after="160" w:line="259" w:lineRule="auto"/>
              <w:ind w:firstLine="0"/>
              <w:jc w:val="right"/>
            </w:pPr>
            <w:proofErr w:type="spellStart"/>
            <w:r>
              <w:t>Dekstop</w:t>
            </w:r>
            <w:proofErr w:type="spellEnd"/>
            <w:r>
              <w:t xml:space="preserve"> alkalmazás</w:t>
            </w:r>
          </w:p>
        </w:tc>
        <w:tc>
          <w:tcPr>
            <w:tcW w:w="6237" w:type="dxa"/>
          </w:tcPr>
          <w:p w14:paraId="0BF06A86" w14:textId="33AECFEC" w:rsidR="00390765" w:rsidRDefault="00390765">
            <w:pPr>
              <w:spacing w:after="160" w:line="259" w:lineRule="auto"/>
              <w:ind w:firstLine="0"/>
              <w:jc w:val="left"/>
            </w:pPr>
            <w:r>
              <w:t>asztali alkalmazás</w:t>
            </w:r>
          </w:p>
        </w:tc>
      </w:tr>
      <w:tr w:rsidR="00250DAD" w14:paraId="0738A8BA" w14:textId="77777777" w:rsidTr="00390765">
        <w:trPr>
          <w:trPrChange w:id="395" w:author="Gamerek Nonstop" w:date="2024-12-05T21:42:00Z">
            <w:trPr>
              <w:gridAfter w:val="0"/>
            </w:trPr>
          </w:trPrChange>
        </w:trPr>
        <w:tc>
          <w:tcPr>
            <w:tcW w:w="2405" w:type="dxa"/>
            <w:tcPrChange w:id="396" w:author="Gamerek Nonstop" w:date="2024-12-05T21:42:00Z">
              <w:tcPr>
                <w:tcW w:w="1129" w:type="dxa"/>
                <w:gridSpan w:val="2"/>
              </w:tcPr>
            </w:tcPrChange>
          </w:tcPr>
          <w:p w14:paraId="49076C50" w14:textId="0CF75810" w:rsidR="00250DAD" w:rsidRDefault="00390765" w:rsidP="00764FF6">
            <w:pPr>
              <w:spacing w:after="160" w:line="259" w:lineRule="auto"/>
              <w:ind w:firstLine="0"/>
              <w:jc w:val="right"/>
            </w:pPr>
            <w:proofErr w:type="spellStart"/>
            <w:r>
              <w:t>Dictionary</w:t>
            </w:r>
            <w:proofErr w:type="spellEnd"/>
          </w:p>
        </w:tc>
        <w:tc>
          <w:tcPr>
            <w:tcW w:w="6237" w:type="dxa"/>
            <w:tcPrChange w:id="397" w:author="Gamerek Nonstop" w:date="2024-12-05T21:42:00Z">
              <w:tcPr>
                <w:tcW w:w="7513" w:type="dxa"/>
                <w:gridSpan w:val="2"/>
              </w:tcPr>
            </w:tcPrChange>
          </w:tcPr>
          <w:p w14:paraId="3CD30A23" w14:textId="7E658671" w:rsidR="00250DAD" w:rsidRDefault="00390765">
            <w:pPr>
              <w:spacing w:after="160" w:line="259" w:lineRule="auto"/>
              <w:ind w:firstLine="0"/>
              <w:jc w:val="left"/>
            </w:pPr>
            <w:r>
              <w:t>könyvtár</w:t>
            </w:r>
          </w:p>
        </w:tc>
      </w:tr>
      <w:tr w:rsidR="00250DAD" w:rsidDel="000C0D7F" w14:paraId="261F401E" w14:textId="55A1A746" w:rsidTr="00390765">
        <w:trPr>
          <w:del w:id="398" w:author="Nonstop Gamerek" w:date="2025-04-23T12:10:00Z"/>
          <w:trPrChange w:id="399" w:author="Gamerek Nonstop" w:date="2024-12-05T21:42:00Z">
            <w:trPr>
              <w:gridAfter w:val="0"/>
            </w:trPr>
          </w:trPrChange>
        </w:trPr>
        <w:tc>
          <w:tcPr>
            <w:tcW w:w="2405" w:type="dxa"/>
            <w:tcPrChange w:id="400" w:author="Gamerek Nonstop" w:date="2024-12-05T21:42:00Z">
              <w:tcPr>
                <w:tcW w:w="1129" w:type="dxa"/>
                <w:gridSpan w:val="2"/>
              </w:tcPr>
            </w:tcPrChange>
          </w:tcPr>
          <w:p w14:paraId="23AD8A0A" w14:textId="6BB1859F" w:rsidR="00250DAD" w:rsidDel="000C0D7F" w:rsidRDefault="00390765" w:rsidP="00764FF6">
            <w:pPr>
              <w:spacing w:after="160" w:line="259" w:lineRule="auto"/>
              <w:ind w:firstLine="0"/>
              <w:jc w:val="right"/>
              <w:rPr>
                <w:del w:id="401" w:author="Nonstop Gamerek" w:date="2025-04-23T12:10:00Z"/>
              </w:rPr>
            </w:pPr>
            <w:del w:id="402" w:author="Nonstop Gamerek" w:date="2025-04-23T12:10:00Z">
              <w:r w:rsidDel="000C0D7F">
                <w:delText>skill</w:delText>
              </w:r>
            </w:del>
          </w:p>
        </w:tc>
        <w:tc>
          <w:tcPr>
            <w:tcW w:w="6237" w:type="dxa"/>
            <w:tcPrChange w:id="403" w:author="Gamerek Nonstop" w:date="2024-12-05T21:42:00Z">
              <w:tcPr>
                <w:tcW w:w="7513" w:type="dxa"/>
                <w:gridSpan w:val="2"/>
              </w:tcPr>
            </w:tcPrChange>
          </w:tcPr>
          <w:p w14:paraId="53956A63" w14:textId="4817D70B" w:rsidR="00250DAD" w:rsidDel="000C0D7F" w:rsidRDefault="00390765">
            <w:pPr>
              <w:spacing w:after="160" w:line="259" w:lineRule="auto"/>
              <w:ind w:firstLine="0"/>
              <w:jc w:val="left"/>
              <w:rPr>
                <w:del w:id="404" w:author="Nonstop Gamerek" w:date="2025-04-23T12:10:00Z"/>
              </w:rPr>
            </w:pPr>
            <w:commentRangeStart w:id="405"/>
            <w:del w:id="406" w:author="Nonstop Gamerek" w:date="2025-04-23T12:10:00Z">
              <w:r w:rsidDel="000C0D7F">
                <w:delText>képesség</w:delText>
              </w:r>
              <w:commentRangeEnd w:id="405"/>
              <w:r w:rsidR="00D512AB" w:rsidDel="000C0D7F">
                <w:rPr>
                  <w:rStyle w:val="Jegyzethivatkozs"/>
                  <w:rFonts w:cstheme="minorHAnsi"/>
                </w:rPr>
                <w:commentReference w:id="405"/>
              </w:r>
            </w:del>
          </w:p>
        </w:tc>
      </w:tr>
      <w:tr w:rsidR="00250DAD" w14:paraId="1E6BFB5B" w14:textId="77777777" w:rsidTr="00390765">
        <w:trPr>
          <w:trPrChange w:id="407" w:author="Gamerek Nonstop" w:date="2024-12-05T21:42:00Z">
            <w:trPr>
              <w:gridAfter w:val="0"/>
            </w:trPr>
          </w:trPrChange>
        </w:trPr>
        <w:tc>
          <w:tcPr>
            <w:tcW w:w="2405" w:type="dxa"/>
            <w:tcPrChange w:id="408" w:author="Gamerek Nonstop" w:date="2024-12-05T21:42:00Z">
              <w:tcPr>
                <w:tcW w:w="1129" w:type="dxa"/>
                <w:gridSpan w:val="2"/>
              </w:tcPr>
            </w:tcPrChange>
          </w:tcPr>
          <w:p w14:paraId="17EB84CF" w14:textId="64BA4FEE" w:rsidR="00250DAD" w:rsidRDefault="00390765" w:rsidP="00764FF6">
            <w:pPr>
              <w:spacing w:after="160" w:line="259" w:lineRule="auto"/>
              <w:ind w:firstLine="0"/>
              <w:jc w:val="right"/>
            </w:pPr>
            <w:r>
              <w:t>PEGI</w:t>
            </w:r>
          </w:p>
        </w:tc>
        <w:tc>
          <w:tcPr>
            <w:tcW w:w="6237" w:type="dxa"/>
            <w:tcPrChange w:id="409" w:author="Gamerek Nonstop" w:date="2024-12-05T21:42:00Z">
              <w:tcPr>
                <w:tcW w:w="7513" w:type="dxa"/>
                <w:gridSpan w:val="2"/>
              </w:tcPr>
            </w:tcPrChange>
          </w:tcPr>
          <w:p w14:paraId="4152BEBC" w14:textId="75999CE2" w:rsidR="00250DAD" w:rsidRDefault="00390765">
            <w:pPr>
              <w:spacing w:after="160" w:line="259" w:lineRule="auto"/>
              <w:ind w:firstLine="0"/>
              <w:jc w:val="left"/>
            </w:pPr>
            <w:r>
              <w:t xml:space="preserve">Pan European Game </w:t>
            </w:r>
            <w:proofErr w:type="spellStart"/>
            <w:r>
              <w:t>Information</w:t>
            </w:r>
            <w:proofErr w:type="spellEnd"/>
          </w:p>
        </w:tc>
      </w:tr>
      <w:tr w:rsidR="00390765" w:rsidDel="000C0D7F" w14:paraId="4A3F6240" w14:textId="7E7417CA" w:rsidTr="00390765">
        <w:trPr>
          <w:del w:id="410" w:author="Nonstop Gamerek" w:date="2025-04-23T12:10:00Z"/>
        </w:trPr>
        <w:tc>
          <w:tcPr>
            <w:tcW w:w="2405" w:type="dxa"/>
          </w:tcPr>
          <w:p w14:paraId="688122BA" w14:textId="737DE865" w:rsidR="00390765" w:rsidDel="000C0D7F" w:rsidRDefault="00390765" w:rsidP="00764FF6">
            <w:pPr>
              <w:spacing w:after="160" w:line="259" w:lineRule="auto"/>
              <w:ind w:firstLine="0"/>
              <w:jc w:val="right"/>
              <w:rPr>
                <w:del w:id="411" w:author="Nonstop Gamerek" w:date="2025-04-23T12:10:00Z"/>
              </w:rPr>
            </w:pPr>
            <w:del w:id="412" w:author="Nonstop Gamerek" w:date="2025-04-23T12:10:00Z">
              <w:r w:rsidDel="000C0D7F">
                <w:delText>target</w:delText>
              </w:r>
            </w:del>
          </w:p>
        </w:tc>
        <w:tc>
          <w:tcPr>
            <w:tcW w:w="6237" w:type="dxa"/>
          </w:tcPr>
          <w:p w14:paraId="3D1E30B5" w14:textId="5A54B36C" w:rsidR="00390765" w:rsidDel="000C0D7F" w:rsidRDefault="00390765">
            <w:pPr>
              <w:spacing w:after="160" w:line="259" w:lineRule="auto"/>
              <w:ind w:firstLine="0"/>
              <w:jc w:val="left"/>
              <w:rPr>
                <w:del w:id="413" w:author="Nonstop Gamerek" w:date="2025-04-23T12:10:00Z"/>
              </w:rPr>
            </w:pPr>
            <w:del w:id="414" w:author="Nonstop Gamerek" w:date="2025-04-23T12:10:00Z">
              <w:r w:rsidDel="000C0D7F">
                <w:delText>célpont</w:delText>
              </w:r>
            </w:del>
          </w:p>
        </w:tc>
      </w:tr>
      <w:tr w:rsidR="00390765" w14:paraId="38FA57C6" w14:textId="77777777" w:rsidTr="00390765">
        <w:tc>
          <w:tcPr>
            <w:tcW w:w="2405" w:type="dxa"/>
          </w:tcPr>
          <w:p w14:paraId="7CA90A90" w14:textId="32E911B9" w:rsidR="00390765" w:rsidRDefault="00390765" w:rsidP="00764FF6">
            <w:pPr>
              <w:spacing w:after="160" w:line="259" w:lineRule="auto"/>
              <w:ind w:firstLine="0"/>
              <w:jc w:val="right"/>
            </w:pPr>
            <w:proofErr w:type="spellStart"/>
            <w:r>
              <w:t>shoot</w:t>
            </w:r>
            <w:proofErr w:type="spellEnd"/>
            <w:r>
              <w:t>/</w:t>
            </w:r>
            <w:proofErr w:type="spellStart"/>
            <w:r>
              <w:t>shooting</w:t>
            </w:r>
            <w:proofErr w:type="spellEnd"/>
          </w:p>
        </w:tc>
        <w:tc>
          <w:tcPr>
            <w:tcW w:w="6237" w:type="dxa"/>
          </w:tcPr>
          <w:p w14:paraId="7C0723EE" w14:textId="7481287B" w:rsidR="00390765" w:rsidRDefault="00390765">
            <w:pPr>
              <w:spacing w:after="160" w:line="259" w:lineRule="auto"/>
              <w:ind w:firstLine="0"/>
              <w:jc w:val="left"/>
            </w:pPr>
            <w:r>
              <w:t>lövés</w:t>
            </w:r>
          </w:p>
        </w:tc>
      </w:tr>
      <w:tr w:rsidR="00390765" w14:paraId="41690332" w14:textId="77777777" w:rsidTr="00390765">
        <w:tc>
          <w:tcPr>
            <w:tcW w:w="2405" w:type="dxa"/>
          </w:tcPr>
          <w:p w14:paraId="77061993" w14:textId="58189C28" w:rsidR="00390765" w:rsidRDefault="00390765" w:rsidP="00764FF6">
            <w:pPr>
              <w:spacing w:after="160" w:line="259" w:lineRule="auto"/>
              <w:ind w:firstLine="0"/>
              <w:jc w:val="right"/>
            </w:pPr>
            <w:proofErr w:type="spellStart"/>
            <w:r>
              <w:t>bool</w:t>
            </w:r>
            <w:proofErr w:type="spellEnd"/>
            <w:r>
              <w:t>/</w:t>
            </w:r>
            <w:proofErr w:type="spellStart"/>
            <w:r>
              <w:t>boolian</w:t>
            </w:r>
            <w:proofErr w:type="spellEnd"/>
          </w:p>
        </w:tc>
        <w:tc>
          <w:tcPr>
            <w:tcW w:w="6237" w:type="dxa"/>
          </w:tcPr>
          <w:p w14:paraId="401003A7" w14:textId="6F4BF9B1" w:rsidR="00390765" w:rsidRDefault="00390765">
            <w:pPr>
              <w:spacing w:after="160" w:line="259" w:lineRule="auto"/>
              <w:ind w:firstLine="0"/>
              <w:jc w:val="left"/>
            </w:pPr>
            <w:r>
              <w:t>logikai változó (igaz vagy hamis értékkel)</w:t>
            </w:r>
          </w:p>
        </w:tc>
      </w:tr>
      <w:tr w:rsidR="00390765" w14:paraId="393E80D9" w14:textId="77777777" w:rsidTr="00390765">
        <w:tc>
          <w:tcPr>
            <w:tcW w:w="2405" w:type="dxa"/>
          </w:tcPr>
          <w:p w14:paraId="74AC73B8" w14:textId="43C42301" w:rsidR="00390765" w:rsidRDefault="00390765" w:rsidP="00764FF6">
            <w:pPr>
              <w:spacing w:after="160" w:line="259" w:lineRule="auto"/>
              <w:ind w:firstLine="0"/>
              <w:jc w:val="right"/>
            </w:pPr>
            <w:proofErr w:type="spellStart"/>
            <w:r>
              <w:t>getter</w:t>
            </w:r>
            <w:proofErr w:type="spellEnd"/>
          </w:p>
        </w:tc>
        <w:tc>
          <w:tcPr>
            <w:tcW w:w="6237" w:type="dxa"/>
          </w:tcPr>
          <w:p w14:paraId="16E062E4" w14:textId="206FDA6C" w:rsidR="00390765" w:rsidRDefault="00390765">
            <w:pPr>
              <w:spacing w:after="160" w:line="259" w:lineRule="auto"/>
              <w:ind w:firstLine="0"/>
              <w:jc w:val="left"/>
            </w:pPr>
            <w:r>
              <w:t>adat lekérő függvény</w:t>
            </w:r>
          </w:p>
        </w:tc>
      </w:tr>
      <w:tr w:rsidR="00390765" w14:paraId="0AA83C3E" w14:textId="77777777" w:rsidTr="00390765">
        <w:tc>
          <w:tcPr>
            <w:tcW w:w="2405" w:type="dxa"/>
          </w:tcPr>
          <w:p w14:paraId="2DE1CB44" w14:textId="29F51379" w:rsidR="00390765" w:rsidRDefault="00390765" w:rsidP="00764FF6">
            <w:pPr>
              <w:spacing w:after="160" w:line="259" w:lineRule="auto"/>
              <w:ind w:firstLine="0"/>
              <w:jc w:val="right"/>
            </w:pPr>
            <w:proofErr w:type="spellStart"/>
            <w:r>
              <w:t>setter</w:t>
            </w:r>
            <w:proofErr w:type="spellEnd"/>
          </w:p>
        </w:tc>
        <w:tc>
          <w:tcPr>
            <w:tcW w:w="6237" w:type="dxa"/>
          </w:tcPr>
          <w:p w14:paraId="4A3FBFA7" w14:textId="0537FB63" w:rsidR="00390765" w:rsidRDefault="00390765">
            <w:pPr>
              <w:spacing w:after="160" w:line="259" w:lineRule="auto"/>
              <w:ind w:firstLine="0"/>
              <w:jc w:val="left"/>
            </w:pPr>
            <w:r>
              <w:t>adat beállító függvény</w:t>
            </w:r>
          </w:p>
        </w:tc>
      </w:tr>
      <w:tr w:rsidR="00390765" w:rsidDel="00515D12" w14:paraId="7C6FB978" w14:textId="4643EDB6" w:rsidTr="00390765">
        <w:trPr>
          <w:del w:id="415" w:author="Nonstop Gamerek" w:date="2025-04-25T12:00:00Z"/>
        </w:trPr>
        <w:tc>
          <w:tcPr>
            <w:tcW w:w="2405" w:type="dxa"/>
          </w:tcPr>
          <w:p w14:paraId="731BD071" w14:textId="548D70FB" w:rsidR="00390765" w:rsidDel="00515D12" w:rsidRDefault="005C1F4C" w:rsidP="00764FF6">
            <w:pPr>
              <w:spacing w:after="160" w:line="259" w:lineRule="auto"/>
              <w:ind w:firstLine="0"/>
              <w:jc w:val="right"/>
              <w:rPr>
                <w:del w:id="416" w:author="Nonstop Gamerek" w:date="2025-04-25T12:00:00Z"/>
              </w:rPr>
            </w:pPr>
            <w:del w:id="417" w:author="Nonstop Gamerek" w:date="2025-04-25T12:00:00Z">
              <w:r w:rsidDel="00515D12">
                <w:delText>script</w:delText>
              </w:r>
            </w:del>
          </w:p>
        </w:tc>
        <w:tc>
          <w:tcPr>
            <w:tcW w:w="6237" w:type="dxa"/>
          </w:tcPr>
          <w:p w14:paraId="0D18688E" w14:textId="58E0E1D1" w:rsidR="00390765" w:rsidDel="00515D12" w:rsidRDefault="005C1F4C">
            <w:pPr>
              <w:spacing w:after="160" w:line="259" w:lineRule="auto"/>
              <w:ind w:firstLine="0"/>
              <w:jc w:val="left"/>
              <w:rPr>
                <w:del w:id="418" w:author="Nonstop Gamerek" w:date="2025-04-25T12:00:00Z"/>
              </w:rPr>
            </w:pPr>
            <w:del w:id="419" w:author="Nonstop Gamerek" w:date="2025-04-25T12:00:00Z">
              <w:r w:rsidDel="00515D12">
                <w:delText>szkript</w:delText>
              </w:r>
            </w:del>
          </w:p>
        </w:tc>
      </w:tr>
      <w:tr w:rsidR="00390765" w14:paraId="74CE30B2" w14:textId="77777777" w:rsidTr="00390765">
        <w:tc>
          <w:tcPr>
            <w:tcW w:w="2405" w:type="dxa"/>
          </w:tcPr>
          <w:p w14:paraId="652B1F09" w14:textId="30F71B52" w:rsidR="00390765" w:rsidRDefault="00233BB3" w:rsidP="00764FF6">
            <w:pPr>
              <w:spacing w:after="160" w:line="259" w:lineRule="auto"/>
              <w:ind w:firstLine="0"/>
              <w:jc w:val="right"/>
            </w:pPr>
            <w:r>
              <w:t>SVG</w:t>
            </w:r>
          </w:p>
        </w:tc>
        <w:tc>
          <w:tcPr>
            <w:tcW w:w="6237" w:type="dxa"/>
          </w:tcPr>
          <w:p w14:paraId="42529295" w14:textId="192A4EDF" w:rsidR="00390765" w:rsidRDefault="00233BB3">
            <w:pPr>
              <w:spacing w:after="160" w:line="259" w:lineRule="auto"/>
              <w:ind w:firstLine="0"/>
              <w:jc w:val="left"/>
            </w:pPr>
            <w:proofErr w:type="spellStart"/>
            <w:r>
              <w:t>Scalable</w:t>
            </w:r>
            <w:proofErr w:type="spellEnd"/>
            <w:r>
              <w:t xml:space="preserve"> </w:t>
            </w:r>
            <w:proofErr w:type="spellStart"/>
            <w:r>
              <w:t>Vector</w:t>
            </w:r>
            <w:proofErr w:type="spellEnd"/>
            <w:r>
              <w:t xml:space="preserve"> </w:t>
            </w:r>
            <w:proofErr w:type="spellStart"/>
            <w:r>
              <w:t>Graphics</w:t>
            </w:r>
            <w:proofErr w:type="spellEnd"/>
          </w:p>
        </w:tc>
      </w:tr>
      <w:tr w:rsidR="00390765" w14:paraId="3B6E8FA6" w14:textId="77777777" w:rsidTr="00390765">
        <w:tc>
          <w:tcPr>
            <w:tcW w:w="2405" w:type="dxa"/>
          </w:tcPr>
          <w:p w14:paraId="252F2350" w14:textId="426B0C4F" w:rsidR="00390765" w:rsidRDefault="00233BB3" w:rsidP="00764FF6">
            <w:pPr>
              <w:spacing w:after="160" w:line="259" w:lineRule="auto"/>
              <w:ind w:firstLine="0"/>
              <w:jc w:val="right"/>
            </w:pPr>
            <w:proofErr w:type="spellStart"/>
            <w:r>
              <w:t>extrudálás</w:t>
            </w:r>
            <w:proofErr w:type="spellEnd"/>
          </w:p>
        </w:tc>
        <w:tc>
          <w:tcPr>
            <w:tcW w:w="6237" w:type="dxa"/>
          </w:tcPr>
          <w:p w14:paraId="1C6A7747" w14:textId="563BAD10" w:rsidR="00390765" w:rsidRDefault="00233BB3">
            <w:pPr>
              <w:spacing w:after="160" w:line="259" w:lineRule="auto"/>
              <w:ind w:firstLine="0"/>
              <w:jc w:val="left"/>
            </w:pPr>
            <w:r>
              <w:t>térbeli kinyomás</w:t>
            </w:r>
          </w:p>
        </w:tc>
      </w:tr>
      <w:tr w:rsidR="00390765" w14:paraId="66F479E7" w14:textId="77777777" w:rsidTr="00390765">
        <w:tc>
          <w:tcPr>
            <w:tcW w:w="2405" w:type="dxa"/>
          </w:tcPr>
          <w:p w14:paraId="39DBE0D1" w14:textId="18515ABA" w:rsidR="00390765" w:rsidRDefault="00233BB3" w:rsidP="00764FF6">
            <w:pPr>
              <w:spacing w:after="160" w:line="259" w:lineRule="auto"/>
              <w:ind w:firstLine="0"/>
              <w:jc w:val="right"/>
            </w:pPr>
            <w:r>
              <w:t xml:space="preserve">game </w:t>
            </w:r>
            <w:proofErr w:type="spellStart"/>
            <w:r>
              <w:t>object</w:t>
            </w:r>
            <w:proofErr w:type="spellEnd"/>
          </w:p>
        </w:tc>
        <w:tc>
          <w:tcPr>
            <w:tcW w:w="6237" w:type="dxa"/>
          </w:tcPr>
          <w:p w14:paraId="434C736A" w14:textId="3A883BED" w:rsidR="00390765" w:rsidRDefault="00233BB3">
            <w:pPr>
              <w:spacing w:after="160" w:line="259" w:lineRule="auto"/>
              <w:ind w:firstLine="0"/>
              <w:jc w:val="left"/>
            </w:pPr>
            <w:r>
              <w:t>játéktérben lévő objektum/elem</w:t>
            </w:r>
          </w:p>
        </w:tc>
      </w:tr>
      <w:tr w:rsidR="00390765" w14:paraId="2E5CDACB" w14:textId="77777777" w:rsidTr="00390765">
        <w:tc>
          <w:tcPr>
            <w:tcW w:w="2405" w:type="dxa"/>
          </w:tcPr>
          <w:p w14:paraId="4BF58F4C" w14:textId="1CEDFAAB" w:rsidR="00390765" w:rsidRDefault="00233BB3" w:rsidP="00764FF6">
            <w:pPr>
              <w:spacing w:after="160" w:line="259" w:lineRule="auto"/>
              <w:ind w:firstLine="0"/>
              <w:jc w:val="right"/>
            </w:pPr>
            <w:r>
              <w:t>SQL</w:t>
            </w:r>
          </w:p>
        </w:tc>
        <w:tc>
          <w:tcPr>
            <w:tcW w:w="6237" w:type="dxa"/>
          </w:tcPr>
          <w:p w14:paraId="26874488" w14:textId="6CCA3E74" w:rsidR="00390765" w:rsidRDefault="00233BB3">
            <w:pPr>
              <w:spacing w:after="160" w:line="259" w:lineRule="auto"/>
              <w:ind w:firstLine="0"/>
              <w:jc w:val="left"/>
            </w:pPr>
            <w:proofErr w:type="spellStart"/>
            <w:r>
              <w:t>Structured</w:t>
            </w:r>
            <w:proofErr w:type="spellEnd"/>
            <w:r>
              <w:t xml:space="preserve"> </w:t>
            </w:r>
            <w:proofErr w:type="spellStart"/>
            <w:r>
              <w:t>Query</w:t>
            </w:r>
            <w:proofErr w:type="spellEnd"/>
            <w:r>
              <w:t xml:space="preserve"> </w:t>
            </w:r>
            <w:proofErr w:type="spellStart"/>
            <w:r>
              <w:t>Language</w:t>
            </w:r>
            <w:proofErr w:type="spellEnd"/>
          </w:p>
        </w:tc>
      </w:tr>
      <w:tr w:rsidR="00390765" w14:paraId="79729879" w14:textId="77777777" w:rsidTr="00390765">
        <w:tc>
          <w:tcPr>
            <w:tcW w:w="2405" w:type="dxa"/>
          </w:tcPr>
          <w:p w14:paraId="3B4258DD" w14:textId="6313F590" w:rsidR="00390765" w:rsidRDefault="00233BB3" w:rsidP="00764FF6">
            <w:pPr>
              <w:spacing w:after="160" w:line="259" w:lineRule="auto"/>
              <w:ind w:firstLine="0"/>
              <w:jc w:val="right"/>
            </w:pPr>
            <w:proofErr w:type="spellStart"/>
            <w:r>
              <w:t>scene</w:t>
            </w:r>
            <w:proofErr w:type="spellEnd"/>
          </w:p>
        </w:tc>
        <w:tc>
          <w:tcPr>
            <w:tcW w:w="6237" w:type="dxa"/>
          </w:tcPr>
          <w:p w14:paraId="7B57FC2F" w14:textId="428B0705" w:rsidR="00390765" w:rsidRDefault="00233BB3">
            <w:pPr>
              <w:spacing w:after="160" w:line="259" w:lineRule="auto"/>
              <w:ind w:firstLine="0"/>
              <w:jc w:val="left"/>
            </w:pPr>
            <w:r>
              <w:t>jelenet</w:t>
            </w:r>
          </w:p>
        </w:tc>
      </w:tr>
      <w:tr w:rsidR="00390765" w14:paraId="622CF4FE" w14:textId="77777777" w:rsidTr="00390765">
        <w:tc>
          <w:tcPr>
            <w:tcW w:w="2405" w:type="dxa"/>
          </w:tcPr>
          <w:p w14:paraId="3C504E79" w14:textId="451CA4CE" w:rsidR="00390765" w:rsidRDefault="00233BB3" w:rsidP="00764FF6">
            <w:pPr>
              <w:spacing w:after="160" w:line="259" w:lineRule="auto"/>
              <w:ind w:firstLine="0"/>
              <w:jc w:val="right"/>
            </w:pPr>
            <w:proofErr w:type="spellStart"/>
            <w:r>
              <w:t>collider</w:t>
            </w:r>
            <w:proofErr w:type="spellEnd"/>
          </w:p>
        </w:tc>
        <w:tc>
          <w:tcPr>
            <w:tcW w:w="6237" w:type="dxa"/>
          </w:tcPr>
          <w:p w14:paraId="6FDF3CD0" w14:textId="4ED883D4" w:rsidR="00390765" w:rsidRDefault="00233BB3">
            <w:pPr>
              <w:spacing w:after="160" w:line="259" w:lineRule="auto"/>
              <w:ind w:firstLine="0"/>
              <w:jc w:val="left"/>
            </w:pPr>
            <w:proofErr w:type="spellStart"/>
            <w:r>
              <w:t>interaktálható</w:t>
            </w:r>
            <w:proofErr w:type="spellEnd"/>
            <w:r>
              <w:t xml:space="preserve"> terület/elem</w:t>
            </w:r>
          </w:p>
        </w:tc>
      </w:tr>
      <w:tr w:rsidR="00390765" w14:paraId="2BB06EDC" w14:textId="77777777" w:rsidTr="00390765">
        <w:tc>
          <w:tcPr>
            <w:tcW w:w="2405" w:type="dxa"/>
          </w:tcPr>
          <w:p w14:paraId="71BF90CF" w14:textId="087BB1B3" w:rsidR="00390765" w:rsidRDefault="00233BB3" w:rsidP="00764FF6">
            <w:pPr>
              <w:spacing w:after="160" w:line="259" w:lineRule="auto"/>
              <w:ind w:firstLine="0"/>
              <w:jc w:val="right"/>
            </w:pPr>
            <w:proofErr w:type="spellStart"/>
            <w:r>
              <w:t>tutorial</w:t>
            </w:r>
            <w:proofErr w:type="spellEnd"/>
          </w:p>
        </w:tc>
        <w:tc>
          <w:tcPr>
            <w:tcW w:w="6237" w:type="dxa"/>
          </w:tcPr>
          <w:p w14:paraId="5D233B8D" w14:textId="45F46501" w:rsidR="00390765" w:rsidRDefault="00233BB3">
            <w:pPr>
              <w:spacing w:after="160" w:line="259" w:lineRule="auto"/>
              <w:ind w:firstLine="0"/>
              <w:jc w:val="left"/>
            </w:pPr>
            <w:r>
              <w:t>gyakorló anyag</w:t>
            </w:r>
          </w:p>
        </w:tc>
      </w:tr>
      <w:tr w:rsidR="00296E7F" w14:paraId="48FC28B8" w14:textId="77777777" w:rsidTr="00390765">
        <w:trPr>
          <w:ins w:id="420" w:author="Nonstop Gamerek" w:date="2025-04-25T14:05:00Z"/>
        </w:trPr>
        <w:tc>
          <w:tcPr>
            <w:tcW w:w="2405" w:type="dxa"/>
          </w:tcPr>
          <w:p w14:paraId="6044BF1A" w14:textId="178E8029" w:rsidR="00296E7F" w:rsidRDefault="00296E7F" w:rsidP="00764FF6">
            <w:pPr>
              <w:spacing w:after="160" w:line="259" w:lineRule="auto"/>
              <w:ind w:firstLine="0"/>
              <w:jc w:val="right"/>
              <w:rPr>
                <w:ins w:id="421" w:author="Nonstop Gamerek" w:date="2025-04-25T14:05:00Z"/>
              </w:rPr>
            </w:pPr>
            <w:ins w:id="422" w:author="Nonstop Gamerek" w:date="2025-04-25T14:05:00Z">
              <w:r>
                <w:t>SUS</w:t>
              </w:r>
            </w:ins>
          </w:p>
        </w:tc>
        <w:tc>
          <w:tcPr>
            <w:tcW w:w="6237" w:type="dxa"/>
          </w:tcPr>
          <w:p w14:paraId="4864401B" w14:textId="6349977B" w:rsidR="00296E7F" w:rsidRDefault="00296E7F">
            <w:pPr>
              <w:spacing w:after="160" w:line="259" w:lineRule="auto"/>
              <w:ind w:firstLine="0"/>
              <w:jc w:val="left"/>
              <w:rPr>
                <w:ins w:id="423" w:author="Nonstop Gamerek" w:date="2025-04-25T14:05:00Z"/>
              </w:rPr>
            </w:pPr>
            <w:ins w:id="424" w:author="Nonstop Gamerek" w:date="2025-04-25T14:05:00Z">
              <w:r>
                <w:t xml:space="preserve">System </w:t>
              </w:r>
              <w:proofErr w:type="spellStart"/>
              <w:r>
                <w:t>Usability</w:t>
              </w:r>
              <w:proofErr w:type="spellEnd"/>
              <w:r>
                <w:t xml:space="preserve"> </w:t>
              </w:r>
              <w:proofErr w:type="spellStart"/>
              <w:r>
                <w:t>Scale</w:t>
              </w:r>
              <w:proofErr w:type="spellEnd"/>
            </w:ins>
          </w:p>
        </w:tc>
      </w:tr>
    </w:tbl>
    <w:p w14:paraId="2F96895B" w14:textId="77777777" w:rsidR="00842554" w:rsidRDefault="00842554">
      <w:pPr>
        <w:spacing w:after="160" w:line="259" w:lineRule="auto"/>
        <w:ind w:firstLine="0"/>
        <w:jc w:val="left"/>
      </w:pPr>
    </w:p>
    <w:p w14:paraId="3D2043D9" w14:textId="0D79EB90" w:rsidR="003101D0" w:rsidRDefault="00B64CF2" w:rsidP="009F025B">
      <w:pPr>
        <w:pStyle w:val="Cmsor1"/>
        <w:pageBreakBefore/>
        <w:numPr>
          <w:ilvl w:val="0"/>
          <w:numId w:val="19"/>
        </w:numPr>
      </w:pPr>
      <w:bookmarkStart w:id="425" w:name="_Toc195551932"/>
      <w:r>
        <w:lastRenderedPageBreak/>
        <w:t>Bevezetés</w:t>
      </w:r>
      <w:bookmarkEnd w:id="425"/>
    </w:p>
    <w:p w14:paraId="194EA4C5" w14:textId="5D63A3F0" w:rsidR="00B64CF2" w:rsidRPr="00B64CF2" w:rsidRDefault="00B64CF2">
      <w:pPr>
        <w:pStyle w:val="Firstparagraph"/>
        <w:ind w:firstLine="357"/>
      </w:pPr>
      <w:r w:rsidRPr="00D115F8">
        <w:rPr>
          <w:lang w:eastAsia="hu-HU"/>
        </w:rPr>
        <w:t>A digitális technológiák gyors fejlődése az elmúlt évtizedekben alapvetően megváltoztatta a társadalom életmódját és az emberekkel való kapcsolattartást. Az olyan eszközök, mint az okostelefonok, a táblagépek, a számítógépek és az internet elérhetősége és használata olyan alapvető szüksé</w:t>
      </w:r>
      <w:commentRangeStart w:id="426"/>
      <w:r w:rsidRPr="00D115F8">
        <w:rPr>
          <w:lang w:eastAsia="hu-HU"/>
        </w:rPr>
        <w:t>glet</w:t>
      </w:r>
      <w:ins w:id="427" w:author="Nonstop Gamerek" w:date="2025-04-23T12:12:00Z">
        <w:r w:rsidR="000C0D7F">
          <w:rPr>
            <w:lang w:eastAsia="hu-HU"/>
          </w:rPr>
          <w:t>t</w:t>
        </w:r>
      </w:ins>
      <w:del w:id="428" w:author="Nonstop Gamerek" w:date="2025-04-23T12:12:00Z">
        <w:r w:rsidRPr="00D115F8" w:rsidDel="000C0D7F">
          <w:rPr>
            <w:lang w:eastAsia="hu-HU"/>
          </w:rPr>
          <w:delText>ekk</w:delText>
        </w:r>
      </w:del>
      <w:r w:rsidRPr="00D115F8">
        <w:rPr>
          <w:lang w:eastAsia="hu-HU"/>
        </w:rPr>
        <w:t>é vált, amelyek nélkül a modern társadalomban szinte elképzelhetetlen az élet</w:t>
      </w:r>
      <w:commentRangeEnd w:id="426"/>
      <w:r w:rsidR="00D512AB">
        <w:rPr>
          <w:rStyle w:val="Jegyzethivatkozs"/>
          <w:rFonts w:cstheme="minorHAnsi"/>
        </w:rPr>
        <w:commentReference w:id="426"/>
      </w:r>
      <w:r w:rsidRPr="00D115F8">
        <w:rPr>
          <w:lang w:eastAsia="hu-HU"/>
        </w:rPr>
        <w:t xml:space="preserve">. Ezzel egyidejűleg azonban a generációs különbségek a digitális eszközök és a </w:t>
      </w:r>
      <w:commentRangeStart w:id="429"/>
      <w:r w:rsidRPr="00D115F8">
        <w:rPr>
          <w:lang w:eastAsia="hu-HU"/>
        </w:rPr>
        <w:t>technológi</w:t>
      </w:r>
      <w:ins w:id="430" w:author="Nonstop Gamerek" w:date="2025-04-23T12:13:00Z">
        <w:r w:rsidR="000C0D7F">
          <w:rPr>
            <w:lang w:eastAsia="hu-HU"/>
          </w:rPr>
          <w:t>ák</w:t>
        </w:r>
      </w:ins>
      <w:del w:id="431" w:author="Nonstop Gamerek" w:date="2025-04-23T12:13:00Z">
        <w:r w:rsidRPr="00D115F8" w:rsidDel="000C0D7F">
          <w:rPr>
            <w:lang w:eastAsia="hu-HU"/>
          </w:rPr>
          <w:delText>a</w:delText>
        </w:r>
      </w:del>
      <w:r w:rsidRPr="00D115F8">
        <w:rPr>
          <w:lang w:eastAsia="hu-HU"/>
        </w:rPr>
        <w:t xml:space="preserve"> </w:t>
      </w:r>
      <w:del w:id="432" w:author="Nonstop Gamerek" w:date="2025-04-23T12:13:00Z">
        <w:r w:rsidRPr="00D115F8" w:rsidDel="000C0D7F">
          <w:rPr>
            <w:lang w:eastAsia="hu-HU"/>
          </w:rPr>
          <w:delText xml:space="preserve">használatában </w:delText>
        </w:r>
      </w:del>
      <w:ins w:id="433" w:author="Nonstop Gamerek" w:date="2025-04-23T12:13:00Z">
        <w:r w:rsidR="000C0D7F" w:rsidRPr="00D115F8">
          <w:rPr>
            <w:lang w:eastAsia="hu-HU"/>
          </w:rPr>
          <w:t>használat</w:t>
        </w:r>
        <w:r w:rsidR="000C0D7F">
          <w:rPr>
            <w:lang w:eastAsia="hu-HU"/>
          </w:rPr>
          <w:t>a</w:t>
        </w:r>
        <w:r w:rsidR="000C0D7F" w:rsidRPr="00D115F8">
          <w:rPr>
            <w:lang w:eastAsia="hu-HU"/>
          </w:rPr>
          <w:t xml:space="preserve"> </w:t>
        </w:r>
      </w:ins>
      <w:del w:id="434" w:author="Nonstop Gamerek" w:date="2025-04-23T12:13:00Z">
        <w:r w:rsidRPr="00D115F8" w:rsidDel="000C0D7F">
          <w:rPr>
            <w:lang w:eastAsia="hu-HU"/>
          </w:rPr>
          <w:delText xml:space="preserve">és </w:delText>
        </w:r>
      </w:del>
      <w:ins w:id="435" w:author="Nonstop Gamerek" w:date="2025-04-23T12:13:00Z">
        <w:r w:rsidR="000C0D7F">
          <w:rPr>
            <w:lang w:eastAsia="hu-HU"/>
          </w:rPr>
          <w:t xml:space="preserve">illetve </w:t>
        </w:r>
      </w:ins>
      <w:r w:rsidRPr="00D115F8">
        <w:rPr>
          <w:lang w:eastAsia="hu-HU"/>
        </w:rPr>
        <w:t>a digitális technológiáról való gondolkodás</w:t>
      </w:r>
      <w:del w:id="436" w:author="Nonstop Gamerek" w:date="2025-04-23T12:13:00Z">
        <w:r w:rsidRPr="00D115F8" w:rsidDel="000C0D7F">
          <w:rPr>
            <w:lang w:eastAsia="hu-HU"/>
          </w:rPr>
          <w:delText>ban</w:delText>
        </w:r>
      </w:del>
      <w:r w:rsidRPr="00D115F8">
        <w:rPr>
          <w:lang w:eastAsia="hu-HU"/>
        </w:rPr>
        <w:t xml:space="preserve"> is egyre hangsúlyosabbá </w:t>
      </w:r>
      <w:commentRangeStart w:id="437"/>
      <w:r w:rsidRPr="00D115F8">
        <w:rPr>
          <w:lang w:eastAsia="hu-HU"/>
        </w:rPr>
        <w:t>vált</w:t>
      </w:r>
      <w:del w:id="438" w:author="Nonstop Gamerek" w:date="2025-04-23T12:14:00Z">
        <w:r w:rsidRPr="00D115F8" w:rsidDel="000C0D7F">
          <w:rPr>
            <w:lang w:eastAsia="hu-HU"/>
          </w:rPr>
          <w:delText>ak</w:delText>
        </w:r>
      </w:del>
      <w:commentRangeEnd w:id="437"/>
      <w:r w:rsidR="00D512AB">
        <w:rPr>
          <w:rStyle w:val="Jegyzethivatkozs"/>
          <w:rFonts w:cstheme="minorHAnsi"/>
        </w:rPr>
        <w:commentReference w:id="437"/>
      </w:r>
      <w:r w:rsidRPr="00D115F8">
        <w:rPr>
          <w:lang w:eastAsia="hu-HU"/>
        </w:rPr>
        <w:t>.</w:t>
      </w:r>
      <w:commentRangeEnd w:id="429"/>
      <w:r w:rsidR="00D512AB">
        <w:rPr>
          <w:rStyle w:val="Jegyzethivatkozs"/>
          <w:rFonts w:cstheme="minorHAnsi"/>
        </w:rPr>
        <w:commentReference w:id="429"/>
      </w:r>
    </w:p>
    <w:p w14:paraId="1EE773FF" w14:textId="36E6C5D0" w:rsidR="00B64CF2" w:rsidRDefault="00B64CF2" w:rsidP="00B64CF2">
      <w:pPr>
        <w:pStyle w:val="Cmsor2"/>
      </w:pPr>
      <w:bookmarkStart w:id="439" w:name="_Toc195551933"/>
      <w:r w:rsidRPr="00F3108C">
        <w:t>Téma bevezetése</w:t>
      </w:r>
      <w:bookmarkEnd w:id="439"/>
    </w:p>
    <w:p w14:paraId="018AEFA0" w14:textId="013FAAF3" w:rsidR="005610BD" w:rsidRDefault="00B64CF2" w:rsidP="0033193A">
      <w:pPr>
        <w:pStyle w:val="Firstparagraph"/>
        <w:ind w:firstLine="431"/>
        <w:rPr>
          <w:ins w:id="440" w:author="Gamerek Nonstop" w:date="2024-12-05T19:53:00Z"/>
          <w:lang w:eastAsia="hu-HU"/>
        </w:rPr>
      </w:pPr>
      <w:r w:rsidRPr="00D115F8">
        <w:rPr>
          <w:lang w:eastAsia="hu-HU"/>
        </w:rPr>
        <w:t>Míg a fiatalabb generációk természetesnek veszik a digitális világot, az idősebb generációknak gyakran nehézséget okoz az új technológiák elsajátítása. Egy magyarországi gerontológiai</w:t>
      </w:r>
      <w:ins w:id="441" w:author="Szabó Patrícia" w:date="2024-12-05T18:31:00Z">
        <w:r w:rsidR="0044328F">
          <w:rPr>
            <w:lang w:eastAsia="hu-HU"/>
          </w:rPr>
          <w:t xml:space="preserve"> (időskori élettan)</w:t>
        </w:r>
      </w:ins>
      <w:r w:rsidRPr="00D115F8">
        <w:rPr>
          <w:lang w:eastAsia="hu-HU"/>
        </w:rPr>
        <w:t xml:space="preserve"> tanulmány szerint </w:t>
      </w:r>
      <w:r w:rsidRPr="009E4AFB">
        <w:rPr>
          <w:lang w:eastAsia="hu-HU"/>
        </w:rPr>
        <w:t>„Az</w:t>
      </w:r>
      <w:r>
        <w:rPr>
          <w:lang w:eastAsia="hu-HU"/>
        </w:rPr>
        <w:t xml:space="preserve"> </w:t>
      </w:r>
      <w:r w:rsidRPr="009E4AFB">
        <w:rPr>
          <w:lang w:eastAsia="hu-HU"/>
        </w:rPr>
        <w:t>internethasználat tekintetében az idősebb</w:t>
      </w:r>
      <w:r>
        <w:rPr>
          <w:lang w:eastAsia="hu-HU"/>
        </w:rPr>
        <w:t xml:space="preserve"> </w:t>
      </w:r>
      <w:r w:rsidRPr="009E4AFB">
        <w:rPr>
          <w:lang w:eastAsia="hu-HU"/>
        </w:rPr>
        <w:t>korosztályok</w:t>
      </w:r>
      <w:r>
        <w:rPr>
          <w:lang w:eastAsia="hu-HU"/>
        </w:rPr>
        <w:t xml:space="preserve"> </w:t>
      </w:r>
      <w:r w:rsidRPr="009E4AFB">
        <w:rPr>
          <w:lang w:eastAsia="hu-HU"/>
        </w:rPr>
        <w:t>nagy</w:t>
      </w:r>
      <w:r>
        <w:rPr>
          <w:lang w:eastAsia="hu-HU"/>
        </w:rPr>
        <w:t xml:space="preserve"> </w:t>
      </w:r>
      <w:r w:rsidRPr="009E4AFB">
        <w:rPr>
          <w:lang w:eastAsia="hu-HU"/>
        </w:rPr>
        <w:t>lemaradásokkal</w:t>
      </w:r>
      <w:r>
        <w:rPr>
          <w:lang w:eastAsia="hu-HU"/>
        </w:rPr>
        <w:t xml:space="preserve"> </w:t>
      </w:r>
      <w:r w:rsidRPr="009E4AFB">
        <w:rPr>
          <w:lang w:eastAsia="hu-HU"/>
        </w:rPr>
        <w:t>küzdöttek</w:t>
      </w:r>
      <w:r>
        <w:rPr>
          <w:lang w:eastAsia="hu-HU"/>
        </w:rPr>
        <w:t xml:space="preserve"> </w:t>
      </w:r>
      <w:r w:rsidRPr="009E4AFB">
        <w:rPr>
          <w:lang w:eastAsia="hu-HU"/>
        </w:rPr>
        <w:t>egészen</w:t>
      </w:r>
      <w:r>
        <w:rPr>
          <w:lang w:eastAsia="hu-HU"/>
        </w:rPr>
        <w:t xml:space="preserve"> </w:t>
      </w:r>
      <w:r w:rsidRPr="009E4AFB">
        <w:rPr>
          <w:lang w:eastAsia="hu-HU"/>
        </w:rPr>
        <w:t>az utóbbi évekig.”</w:t>
      </w:r>
      <w:ins w:id="442" w:author="Gamerek Nonstop" w:date="2024-12-05T19:18:00Z">
        <w:r w:rsidR="008F28D7">
          <w:rPr>
            <w:lang w:eastAsia="hu-HU"/>
          </w:rPr>
          <w:t xml:space="preserve"> [1]</w:t>
        </w:r>
      </w:ins>
      <w:r>
        <w:rPr>
          <w:lang w:eastAsia="hu-HU"/>
        </w:rPr>
        <w:t xml:space="preserve"> </w:t>
      </w:r>
      <w:r w:rsidRPr="00D115F8">
        <w:rPr>
          <w:lang w:eastAsia="hu-HU"/>
        </w:rPr>
        <w:t xml:space="preserve">A virtuális és digitális készségek generációk közötti különbségeinek kutatására több okból is szükség van. </w:t>
      </w:r>
      <w:del w:id="443" w:author="Nonstop Gamerek" w:date="2025-04-23T12:15:00Z">
        <w:r w:rsidRPr="00D115F8" w:rsidDel="00075510">
          <w:rPr>
            <w:lang w:eastAsia="hu-HU"/>
          </w:rPr>
          <w:delText>E</w:delText>
        </w:r>
        <w:commentRangeStart w:id="444"/>
        <w:r w:rsidRPr="00D115F8" w:rsidDel="00075510">
          <w:rPr>
            <w:lang w:eastAsia="hu-HU"/>
          </w:rPr>
          <w:delText>gyrészt a</w:delText>
        </w:r>
      </w:del>
      <w:ins w:id="445" w:author="Nonstop Gamerek" w:date="2025-04-23T12:16:00Z">
        <w:r w:rsidR="00075510">
          <w:rPr>
            <w:lang w:eastAsia="hu-HU"/>
          </w:rPr>
          <w:t>Napjainkban a</w:t>
        </w:r>
      </w:ins>
      <w:r w:rsidRPr="00D115F8">
        <w:rPr>
          <w:lang w:eastAsia="hu-HU"/>
        </w:rPr>
        <w:t xml:space="preserve"> technológiai készségek nélkülözhetetlenné váltak a munkaerő-piaci versenyképesség megőrzéséhez </w:t>
      </w:r>
      <w:del w:id="446" w:author="Nonstop Gamerek" w:date="2025-04-23T12:15:00Z">
        <w:r w:rsidRPr="00D115F8" w:rsidDel="00075510">
          <w:rPr>
            <w:lang w:eastAsia="hu-HU"/>
          </w:rPr>
          <w:delText>és a társadalmi egyenlőtlenségek csökkentéséhez</w:delText>
        </w:r>
      </w:del>
      <w:ins w:id="447" w:author="Nonstop Gamerek" w:date="2025-04-23T12:15:00Z">
        <w:r w:rsidR="00075510">
          <w:rPr>
            <w:lang w:eastAsia="hu-HU"/>
          </w:rPr>
          <w:t>ami főleg a fiataloknál élvezhet prioritást</w:t>
        </w:r>
      </w:ins>
      <w:r w:rsidRPr="00D115F8">
        <w:rPr>
          <w:lang w:eastAsia="hu-HU"/>
        </w:rPr>
        <w:t>.</w:t>
      </w:r>
      <w:ins w:id="448" w:author="Nonstop Gamerek" w:date="2025-04-23T12:15:00Z">
        <w:r w:rsidR="00075510">
          <w:rPr>
            <w:lang w:eastAsia="hu-HU"/>
          </w:rPr>
          <w:t xml:space="preserve"> Az idősebbeknél</w:t>
        </w:r>
      </w:ins>
      <w:ins w:id="449" w:author="Nonstop Gamerek" w:date="2025-04-23T12:16:00Z">
        <w:r w:rsidR="00075510">
          <w:rPr>
            <w:lang w:eastAsia="hu-HU"/>
          </w:rPr>
          <w:t xml:space="preserve"> ez a lemaradás ak</w:t>
        </w:r>
      </w:ins>
      <w:ins w:id="450" w:author="Nonstop Gamerek" w:date="2025-04-23T12:17:00Z">
        <w:r w:rsidR="00075510">
          <w:rPr>
            <w:lang w:eastAsia="hu-HU"/>
          </w:rPr>
          <w:t>kor ütközik ki, amikor a</w:t>
        </w:r>
      </w:ins>
      <w:ins w:id="451" w:author="Nonstop Gamerek" w:date="2025-04-23T12:16:00Z">
        <w:r w:rsidR="00075510">
          <w:rPr>
            <w:lang w:eastAsia="hu-HU"/>
          </w:rPr>
          <w:t xml:space="preserve"> régi technológiák lecse</w:t>
        </w:r>
      </w:ins>
      <w:ins w:id="452" w:author="Nonstop Gamerek" w:date="2025-04-23T12:17:00Z">
        <w:r w:rsidR="00075510">
          <w:rPr>
            <w:lang w:eastAsia="hu-HU"/>
          </w:rPr>
          <w:t xml:space="preserve">rélésre kerülnek egy-egy </w:t>
        </w:r>
        <w:r w:rsidR="003E542D">
          <w:rPr>
            <w:lang w:eastAsia="hu-HU"/>
          </w:rPr>
          <w:t>elvégzésre váró feladatnál. Ilyen például az online ban</w:t>
        </w:r>
      </w:ins>
      <w:ins w:id="453" w:author="Nonstop Gamerek" w:date="2025-04-23T12:18:00Z">
        <w:r w:rsidR="003E542D">
          <w:rPr>
            <w:lang w:eastAsia="hu-HU"/>
          </w:rPr>
          <w:t>k</w:t>
        </w:r>
      </w:ins>
      <w:ins w:id="454" w:author="Nonstop Gamerek" w:date="2025-04-23T12:17:00Z">
        <w:r w:rsidR="003E542D">
          <w:rPr>
            <w:lang w:eastAsia="hu-HU"/>
          </w:rPr>
          <w:t xml:space="preserve">kártyával való fizetési rendszerek </w:t>
        </w:r>
      </w:ins>
      <w:ins w:id="455" w:author="Nonstop Gamerek" w:date="2025-04-23T12:18:00Z">
        <w:r w:rsidR="003E542D">
          <w:rPr>
            <w:lang w:eastAsia="hu-HU"/>
          </w:rPr>
          <w:t>elterjedése vagy az online ügyintézéssel kapcsolatos folyamatok korszerűsödése.</w:t>
        </w:r>
      </w:ins>
      <w:ins w:id="456" w:author="Nonstop Gamerek" w:date="2025-04-23T12:15:00Z">
        <w:r w:rsidR="00075510">
          <w:rPr>
            <w:lang w:eastAsia="hu-HU"/>
          </w:rPr>
          <w:t xml:space="preserve"> </w:t>
        </w:r>
      </w:ins>
      <w:r w:rsidRPr="00D115F8">
        <w:rPr>
          <w:lang w:eastAsia="hu-HU"/>
        </w:rPr>
        <w:t xml:space="preserve"> </w:t>
      </w:r>
      <w:commentRangeEnd w:id="444"/>
      <w:r w:rsidR="00D512AB">
        <w:rPr>
          <w:rStyle w:val="Jegyzethivatkozs"/>
          <w:rFonts w:cstheme="minorHAnsi"/>
        </w:rPr>
        <w:commentReference w:id="444"/>
      </w:r>
      <w:r w:rsidRPr="00D115F8">
        <w:rPr>
          <w:lang w:eastAsia="hu-HU"/>
        </w:rPr>
        <w:t>Az új technológiákhoz való alkalmazkodás és azok használatának képessége meghatározó tényezővé vált az egyén gazdasági és társadalmi sikere szempontjából.</w:t>
      </w:r>
    </w:p>
    <w:p w14:paraId="60F38F72" w14:textId="31A8B7AA" w:rsidR="00FF14E7" w:rsidRDefault="00B64CF2">
      <w:pPr>
        <w:pStyle w:val="Firstparagraph"/>
        <w:pPrChange w:id="457" w:author="Gamerek Nonstop" w:date="2024-12-05T19:17:00Z">
          <w:pPr>
            <w:pStyle w:val="Firstparagraph"/>
            <w:ind w:firstLine="431"/>
          </w:pPr>
        </w:pPrChange>
      </w:pPr>
      <w:del w:id="458" w:author="Gamerek Nonstop" w:date="2024-12-05T19:53:00Z">
        <w:r w:rsidRPr="00D115F8" w:rsidDel="005610BD">
          <w:rPr>
            <w:lang w:eastAsia="hu-HU"/>
          </w:rPr>
          <w:delText xml:space="preserve"> </w:delText>
        </w:r>
      </w:del>
      <w:commentRangeStart w:id="459"/>
      <w:del w:id="460" w:author="Nonstop Gamerek" w:date="2025-04-23T12:18:00Z">
        <w:r w:rsidRPr="00D115F8" w:rsidDel="003E542D">
          <w:rPr>
            <w:lang w:eastAsia="hu-HU"/>
          </w:rPr>
          <w:delText>Az e</w:delText>
        </w:r>
      </w:del>
      <w:ins w:id="461" w:author="Nonstop Gamerek" w:date="2025-04-23T12:18:00Z">
        <w:r w:rsidR="003E542D">
          <w:rPr>
            <w:lang w:eastAsia="hu-HU"/>
          </w:rPr>
          <w:t>Ezen kulcsfontoss</w:t>
        </w:r>
      </w:ins>
      <w:ins w:id="462" w:author="Nonstop Gamerek" w:date="2025-04-23T12:19:00Z">
        <w:r w:rsidR="003E542D">
          <w:rPr>
            <w:lang w:eastAsia="hu-HU"/>
          </w:rPr>
          <w:t>ágú</w:t>
        </w:r>
      </w:ins>
      <w:r w:rsidRPr="00D115F8">
        <w:rPr>
          <w:lang w:eastAsia="hu-HU"/>
        </w:rPr>
        <w:t xml:space="preserve"> készségek </w:t>
      </w:r>
      <w:commentRangeEnd w:id="459"/>
      <w:r w:rsidR="00D512AB">
        <w:rPr>
          <w:rStyle w:val="Jegyzethivatkozs"/>
          <w:rFonts w:cstheme="minorHAnsi"/>
        </w:rPr>
        <w:commentReference w:id="459"/>
      </w:r>
      <w:r w:rsidRPr="00D115F8">
        <w:rPr>
          <w:lang w:eastAsia="hu-HU"/>
        </w:rPr>
        <w:t>elsajátításában mutatkozó nagy generációk közötti különbségek azonban nemcsak a gazdasági lehetőségeket korlátozzák, hanem a társadalmi egyenlőtlenségek új formáit is létrehozhatják.</w:t>
      </w:r>
      <w:r>
        <w:rPr>
          <w:lang w:eastAsia="hu-HU"/>
        </w:rPr>
        <w:t xml:space="preserve"> </w:t>
      </w:r>
      <w:r w:rsidRPr="00D115F8">
        <w:rPr>
          <w:lang w:eastAsia="hu-HU"/>
        </w:rPr>
        <w:t>Másrészt a digitális készségek terén mutatkozó hiányosságok vizsgálata segíthet az e téren lemaradó csoportokat célzó hatékonyabb oktatási és képzési programok kialakításában, ahogyan azt több, a témával foglalkozó tanulmány, például a 2018-as „Játékalapú tanulás” című tanulmány is leírja.</w:t>
      </w:r>
      <w:r w:rsidR="00A90168">
        <w:rPr>
          <w:lang w:eastAsia="hu-HU"/>
        </w:rPr>
        <w:t xml:space="preserve"> [</w:t>
      </w:r>
      <w:ins w:id="463" w:author="Gamerek Nonstop" w:date="2024-12-05T19:18:00Z">
        <w:r w:rsidR="008F28D7">
          <w:rPr>
            <w:lang w:eastAsia="hu-HU"/>
          </w:rPr>
          <w:t>2</w:t>
        </w:r>
      </w:ins>
      <w:del w:id="464" w:author="Gamerek Nonstop" w:date="2024-12-05T19:18:00Z">
        <w:r w:rsidR="00A90168" w:rsidDel="008F28D7">
          <w:rPr>
            <w:lang w:eastAsia="hu-HU"/>
          </w:rPr>
          <w:delText>1</w:delText>
        </w:r>
      </w:del>
      <w:r w:rsidR="00A90168">
        <w:rPr>
          <w:lang w:eastAsia="hu-HU"/>
        </w:rPr>
        <w:t>]</w:t>
      </w:r>
      <w:r w:rsidR="00A90168" w:rsidRPr="00D115F8">
        <w:rPr>
          <w:lang w:eastAsia="hu-HU"/>
        </w:rPr>
        <w:t xml:space="preserve"> </w:t>
      </w:r>
      <w:r w:rsidR="00A90168">
        <w:rPr>
          <w:lang w:eastAsia="hu-HU"/>
        </w:rPr>
        <w:t>A</w:t>
      </w:r>
      <w:r w:rsidRPr="00D115F8">
        <w:rPr>
          <w:lang w:eastAsia="hu-HU"/>
        </w:rPr>
        <w:t xml:space="preserve"> digitális készségek felmérése továbbá lehetővé teszi a kormányok és szervezetek számára, hogy jobban megértsék a társadalom igényeit, és intézkedéseket tegyenek a </w:t>
      </w:r>
      <w:r w:rsidRPr="00D115F8">
        <w:rPr>
          <w:lang w:eastAsia="hu-HU"/>
        </w:rPr>
        <w:lastRenderedPageBreak/>
        <w:t>digitális szakadék csökkentése érdekében.</w:t>
      </w:r>
      <w:r>
        <w:rPr>
          <w:lang w:eastAsia="hu-HU"/>
        </w:rPr>
        <w:t xml:space="preserve"> </w:t>
      </w:r>
      <w:del w:id="465" w:author="Nonstop Gamerek" w:date="2025-04-23T12:19:00Z">
        <w:r w:rsidRPr="00D115F8" w:rsidDel="003E542D">
          <w:rPr>
            <w:lang w:eastAsia="hu-HU"/>
          </w:rPr>
          <w:delText xml:space="preserve">E </w:delText>
        </w:r>
        <w:commentRangeStart w:id="466"/>
        <w:r w:rsidRPr="00D115F8" w:rsidDel="003E542D">
          <w:rPr>
            <w:lang w:eastAsia="hu-HU"/>
          </w:rPr>
          <w:delText>tanulmány</w:delText>
        </w:r>
      </w:del>
      <w:ins w:id="467" w:author="Nonstop Gamerek" w:date="2025-04-23T12:19:00Z">
        <w:r w:rsidR="003E542D">
          <w:rPr>
            <w:lang w:eastAsia="hu-HU"/>
          </w:rPr>
          <w:t xml:space="preserve">A szakdolgozatom fő </w:t>
        </w:r>
      </w:ins>
      <w:del w:id="468" w:author="Nonstop Gamerek" w:date="2025-04-23T12:19:00Z">
        <w:r w:rsidRPr="00D115F8" w:rsidDel="003E542D">
          <w:rPr>
            <w:lang w:eastAsia="hu-HU"/>
          </w:rPr>
          <w:delText xml:space="preserve"> </w:delText>
        </w:r>
      </w:del>
      <w:commentRangeEnd w:id="466"/>
      <w:r w:rsidR="00D512AB">
        <w:rPr>
          <w:rStyle w:val="Jegyzethivatkozs"/>
          <w:rFonts w:cstheme="minorHAnsi"/>
        </w:rPr>
        <w:commentReference w:id="466"/>
      </w:r>
      <w:r w:rsidRPr="00D115F8">
        <w:rPr>
          <w:lang w:eastAsia="hu-HU"/>
        </w:rPr>
        <w:t>célja</w:t>
      </w:r>
      <w:ins w:id="469" w:author="Nonstop Gamerek" w:date="2025-04-23T12:19:00Z">
        <w:r w:rsidR="003E542D">
          <w:rPr>
            <w:lang w:eastAsia="hu-HU"/>
          </w:rPr>
          <w:t xml:space="preserve">, </w:t>
        </w:r>
      </w:ins>
      <w:del w:id="470" w:author="Nonstop Gamerek" w:date="2025-04-23T12:19:00Z">
        <w:r w:rsidRPr="00D115F8" w:rsidDel="003E542D">
          <w:rPr>
            <w:lang w:eastAsia="hu-HU"/>
          </w:rPr>
          <w:delText xml:space="preserve"> ezért </w:delText>
        </w:r>
      </w:del>
      <w:r w:rsidRPr="00D115F8">
        <w:rPr>
          <w:lang w:eastAsia="hu-HU"/>
        </w:rPr>
        <w:t xml:space="preserve">annak </w:t>
      </w:r>
      <w:ins w:id="471" w:author="Nonstop Gamerek" w:date="2025-04-23T12:19:00Z">
        <w:r w:rsidR="003E542D">
          <w:rPr>
            <w:lang w:eastAsia="hu-HU"/>
          </w:rPr>
          <w:t xml:space="preserve">a </w:t>
        </w:r>
      </w:ins>
      <w:r w:rsidRPr="00D115F8">
        <w:rPr>
          <w:lang w:eastAsia="hu-HU"/>
        </w:rPr>
        <w:t>vizsgálata, hogy a digitális készségek (memória, reakcióidő, logika és kitartás) és a technológiához való hozzáállás tekintetében milyen mértékben vannak különbségek a generációk között.</w:t>
      </w:r>
      <w:r>
        <w:t xml:space="preserve"> </w:t>
      </w:r>
      <w:r w:rsidRPr="00D115F8">
        <w:t>Az elemzés felmérési adatokon alapul, amelyek azt mutatják, hogy a digitális technológiában mutatkozó különbségek nemcsak az egyéni használati szokásokra, hanem a munkaerő-piaci lehetőségekre és a társadalmi befogadásra is jelentős hatással vannak.</w:t>
      </w:r>
      <w:r>
        <w:t xml:space="preserve"> </w:t>
      </w:r>
      <w:r w:rsidRPr="00D115F8">
        <w:t xml:space="preserve">Ezeket a különbségeket egy nagyszabású </w:t>
      </w:r>
      <w:commentRangeStart w:id="472"/>
      <w:r w:rsidRPr="00D115F8">
        <w:t xml:space="preserve">tesztkörnyezetben </w:t>
      </w:r>
      <w:del w:id="473" w:author="Szabó Patrícia" w:date="2024-12-05T18:38:00Z">
        <w:r w:rsidRPr="00D115F8" w:rsidDel="00147894">
          <w:delText xml:space="preserve">szeretném </w:delText>
        </w:r>
      </w:del>
      <w:ins w:id="474" w:author="Szabó Patrícia" w:date="2024-12-05T18:38:00Z">
        <w:del w:id="475" w:author="Nonstop Gamerek" w:date="2025-04-23T12:20:00Z">
          <w:r w:rsidR="00147894" w:rsidDel="003E542D">
            <w:delText>fogom</w:delText>
          </w:r>
          <w:r w:rsidR="00147894" w:rsidRPr="00D115F8" w:rsidDel="003E542D">
            <w:delText xml:space="preserve"> </w:delText>
          </w:r>
        </w:del>
      </w:ins>
      <w:del w:id="476" w:author="Nonstop Gamerek" w:date="2025-04-23T12:20:00Z">
        <w:r w:rsidRPr="00D115F8" w:rsidDel="003E542D">
          <w:delText>megfigyelni</w:delText>
        </w:r>
      </w:del>
      <w:ins w:id="477" w:author="Nonstop Gamerek" w:date="2025-04-23T12:20:00Z">
        <w:r w:rsidR="003E542D">
          <w:t>figyeltem meg</w:t>
        </w:r>
      </w:ins>
      <w:r w:rsidRPr="00D115F8">
        <w:t xml:space="preserve"> </w:t>
      </w:r>
      <w:commentRangeEnd w:id="472"/>
      <w:r w:rsidR="00D512AB">
        <w:rPr>
          <w:rStyle w:val="Jegyzethivatkozs"/>
          <w:rFonts w:cstheme="minorHAnsi"/>
        </w:rPr>
        <w:commentReference w:id="472"/>
      </w:r>
      <w:r w:rsidRPr="00D115F8">
        <w:t xml:space="preserve">egy olyan elemző játékon keresztül, ahol a korcsoportok az alapvető felhasználói adatokra korlátozhatók, és generációs besorolások készíthetők. Ezután a játék eredményei alapján </w:t>
      </w:r>
      <w:del w:id="478" w:author="Szabó Patrícia" w:date="2024-12-05T18:38:00Z">
        <w:r w:rsidRPr="00D115F8" w:rsidDel="00147894">
          <w:delText xml:space="preserve">szeretném </w:delText>
        </w:r>
      </w:del>
      <w:r w:rsidRPr="00D115F8">
        <w:t xml:space="preserve">statisztikai meghatározással </w:t>
      </w:r>
      <w:ins w:id="479" w:author="Szabó Patrícia" w:date="2024-12-05T18:38:00Z">
        <w:del w:id="480" w:author="Nonstop Gamerek" w:date="2025-04-23T12:20:00Z">
          <w:r w:rsidR="00147894" w:rsidDel="003E542D">
            <w:delText xml:space="preserve">fogom </w:delText>
          </w:r>
        </w:del>
      </w:ins>
      <w:del w:id="481" w:author="Nonstop Gamerek" w:date="2025-04-23T12:20:00Z">
        <w:r w:rsidRPr="00D115F8" w:rsidDel="003E542D">
          <w:delText>vizsgálni</w:delText>
        </w:r>
      </w:del>
      <w:ins w:id="482" w:author="Nonstop Gamerek" w:date="2025-04-23T12:20:00Z">
        <w:r w:rsidR="003E542D">
          <w:t>vizsgáltam meg</w:t>
        </w:r>
      </w:ins>
      <w:r w:rsidRPr="00D115F8">
        <w:t xml:space="preserve"> a </w:t>
      </w:r>
      <w:del w:id="483" w:author="Szabó Patrícia" w:date="2024-12-05T18:38:00Z">
        <w:r w:rsidRPr="00D115F8" w:rsidDel="00147894">
          <w:delText>teszt</w:delText>
        </w:r>
      </w:del>
      <w:r w:rsidRPr="00D115F8">
        <w:t>felhasználók közötti generációs szakadék arányát, vagyis azt, hogy az idősebb és a fiatalabb generációk között</w:t>
      </w:r>
      <w:ins w:id="484" w:author="Nonstop Gamerek" w:date="2025-04-23T12:20:00Z">
        <w:r w:rsidR="003E542D">
          <w:t xml:space="preserve"> mekkora ennek a mértéke és hogy</w:t>
        </w:r>
      </w:ins>
      <w:r>
        <w:t xml:space="preserve"> </w:t>
      </w:r>
      <w:r w:rsidRPr="00D115F8">
        <w:t xml:space="preserve">csökkenthető-e. </w:t>
      </w:r>
      <w:del w:id="485" w:author="Szabó Patrícia" w:date="2024-12-05T18:40:00Z">
        <w:r w:rsidRPr="00D115F8" w:rsidDel="00147894">
          <w:delText>A játékban a generációs szakadékot a tesztfelhasználók között nem lehet-e csökkenteni.</w:delText>
        </w:r>
      </w:del>
    </w:p>
    <w:p w14:paraId="114D15F1" w14:textId="595F34CE" w:rsidR="00B64CF2" w:rsidRDefault="00B64CF2" w:rsidP="00B64CF2">
      <w:pPr>
        <w:pStyle w:val="Cmsor2"/>
      </w:pPr>
      <w:bookmarkStart w:id="486" w:name="_Toc195551934"/>
      <w:r>
        <w:t>Pszichológiai elemzés</w:t>
      </w:r>
      <w:bookmarkEnd w:id="486"/>
    </w:p>
    <w:p w14:paraId="725DE50E" w14:textId="3D7C5C0D" w:rsidR="00BB158A" w:rsidRDefault="00B64CF2" w:rsidP="0033193A">
      <w:pPr>
        <w:pStyle w:val="Firstparagraph"/>
        <w:ind w:firstLine="431"/>
        <w:rPr>
          <w:ins w:id="487" w:author="Gamerek Nonstop" w:date="2024-12-05T19:52:00Z"/>
        </w:rPr>
      </w:pPr>
      <w:r>
        <w:t xml:space="preserve">A </w:t>
      </w:r>
      <w:commentRangeStart w:id="488"/>
      <w:commentRangeStart w:id="489"/>
      <w:r>
        <w:t xml:space="preserve">generációs eltérések elemzésével </w:t>
      </w:r>
      <w:ins w:id="490" w:author="Nonstop Gamerek" w:date="2025-04-23T12:21:00Z">
        <w:r w:rsidR="00AA0954">
          <w:t xml:space="preserve">és kutatásával </w:t>
        </w:r>
      </w:ins>
      <w:del w:id="491" w:author="Nonstop Gamerek" w:date="2025-04-23T12:21:00Z">
        <w:r w:rsidDel="00AA0954">
          <w:delText>konkrét kutatás napjainkig nem létezik csa</w:delText>
        </w:r>
      </w:del>
      <w:ins w:id="492" w:author="Nonstop Gamerek" w:date="2025-04-23T12:21:00Z">
        <w:r w:rsidR="00AA0954">
          <w:t>napjainkban is foglalkoznak</w:t>
        </w:r>
      </w:ins>
      <w:ins w:id="493" w:author="Nonstop Gamerek" w:date="2025-04-23T12:22:00Z">
        <w:r w:rsidR="00AA0954">
          <w:t>, ezek főleg</w:t>
        </w:r>
      </w:ins>
      <w:del w:id="494" w:author="Nonstop Gamerek" w:date="2025-04-23T12:21:00Z">
        <w:r w:rsidDel="00AA0954">
          <w:delText>k</w:delText>
        </w:r>
      </w:del>
      <w:r>
        <w:t xml:space="preserve"> bizonyos rétegeket és kö</w:t>
      </w:r>
      <w:commentRangeEnd w:id="488"/>
      <w:r w:rsidR="00D512AB">
        <w:rPr>
          <w:rStyle w:val="Jegyzethivatkozs"/>
          <w:rFonts w:cstheme="minorHAnsi"/>
        </w:rPr>
        <w:commentReference w:id="488"/>
      </w:r>
      <w:commentRangeEnd w:id="489"/>
      <w:r w:rsidR="00EF14C8">
        <w:rPr>
          <w:rStyle w:val="Jegyzethivatkozs"/>
          <w:rFonts w:cstheme="minorHAnsi"/>
        </w:rPr>
        <w:commentReference w:id="489"/>
      </w:r>
      <w:r>
        <w:t>rülményeket vizsgáltak meg, például olyan szituációkat, ahol a becsült eltérés látványos lehet eredmények terén.</w:t>
      </w:r>
      <w:ins w:id="495" w:author="Nonstop Gamerek" w:date="2025-04-23T12:23:00Z">
        <w:r w:rsidR="00AA0954">
          <w:t xml:space="preserve"> [2]</w:t>
        </w:r>
      </w:ins>
      <w:r>
        <w:t xml:space="preserve"> </w:t>
      </w:r>
      <w:del w:id="496" w:author="Nonstop Gamerek" w:date="2025-04-23T12:22:00Z">
        <w:r w:rsidDel="00AA0954">
          <w:delText xml:space="preserve">Az alapvető </w:delText>
        </w:r>
      </w:del>
      <w:ins w:id="497" w:author="Nonstop Gamerek" w:date="2025-04-23T12:22:00Z">
        <w:r w:rsidR="00AA0954">
          <w:t>E</w:t>
        </w:r>
      </w:ins>
      <w:del w:id="498" w:author="Nonstop Gamerek" w:date="2025-04-23T12:22:00Z">
        <w:r w:rsidDel="00AA0954">
          <w:delText>e</w:delText>
        </w:r>
      </w:del>
      <w:r>
        <w:t xml:space="preserve">mberi logikával </w:t>
      </w:r>
      <w:ins w:id="499" w:author="Nonstop Gamerek" w:date="2025-04-23T12:22:00Z">
        <w:r w:rsidR="00AA0954">
          <w:t xml:space="preserve">megközelítve, </w:t>
        </w:r>
      </w:ins>
      <w:r>
        <w:t xml:space="preserve">alapvetően mindenki arra a következtetésre jut, hogy az elöregedő társadalmi forma miatt egy olyan folyamatosan végtelenig tartó egyenlőtlen arányosság létezik, amik mondhatni sosem lesznek párhuzamosak. </w:t>
      </w:r>
      <w:del w:id="500" w:author="Gamerek Nonstop" w:date="2024-12-05T19:20:00Z">
        <w:r w:rsidDel="008F28D7">
          <w:delText xml:space="preserve">Leegyszerűsítve </w:delText>
        </w:r>
        <w:commentRangeStart w:id="501"/>
        <w:r w:rsidDel="008F28D7">
          <w:delText>az</w:delText>
        </w:r>
      </w:del>
      <w:ins w:id="502" w:author="Nonstop Gamerek" w:date="2025-04-23T12:26:00Z">
        <w:r w:rsidR="00A81C30" w:rsidRPr="00A81C30">
          <w:t xml:space="preserve"> </w:t>
        </w:r>
        <w:r w:rsidR="00A81C30">
          <w:t xml:space="preserve">A különböző generációk eltérő módon viszonyulnak a modern technológiákhoz: míg a fiatalabbak ezek között nőnek fel, az idősebbek számára gyakran több időt és energiát igényel az új eszközök és rendszerek elsajátítása. Emiatt technológiai jártasságuk eltérő lehet, de ez nem zárja ki a tanulás és fejlődés lehetőségét egyik csoport számára sem. </w:t>
        </w:r>
      </w:ins>
      <w:ins w:id="503" w:author="Gamerek Nonstop" w:date="2024-12-05T19:20:00Z">
        <w:del w:id="504" w:author="Nonstop Gamerek" w:date="2025-04-23T12:26:00Z">
          <w:r w:rsidR="008F28D7" w:rsidDel="00A81C30">
            <w:delText>Az</w:delText>
          </w:r>
        </w:del>
      </w:ins>
      <w:del w:id="505" w:author="Nonstop Gamerek" w:date="2025-04-23T12:26:00Z">
        <w:r w:rsidDel="00A81C30">
          <w:delText xml:space="preserve"> idősek sosem fogják annyira megérteni a</w:delText>
        </w:r>
      </w:del>
      <w:ins w:id="506" w:author="Gamerek Nonstop" w:date="2024-12-05T19:19:00Z">
        <w:del w:id="507" w:author="Nonstop Gamerek" w:date="2025-04-23T12:26:00Z">
          <w:r w:rsidR="008F28D7" w:rsidDel="00A81C30">
            <w:delText>z egyre</w:delText>
          </w:r>
        </w:del>
      </w:ins>
      <w:del w:id="508" w:author="Nonstop Gamerek" w:date="2025-04-23T12:26:00Z">
        <w:r w:rsidDel="00A81C30">
          <w:delText xml:space="preserve"> modern</w:delText>
        </w:r>
      </w:del>
      <w:ins w:id="509" w:author="Gamerek Nonstop" w:date="2024-12-05T19:19:00Z">
        <w:del w:id="510" w:author="Nonstop Gamerek" w:date="2025-04-23T12:26:00Z">
          <w:r w:rsidR="008F28D7" w:rsidDel="00A81C30">
            <w:delText>ebb</w:delText>
          </w:r>
        </w:del>
      </w:ins>
      <w:del w:id="511" w:author="Nonstop Gamerek" w:date="2025-04-23T12:26:00Z">
        <w:r w:rsidDel="00A81C30">
          <w:delText>ülő technológiákat</w:delText>
        </w:r>
      </w:del>
      <w:ins w:id="512" w:author="Gamerek Nonstop" w:date="2024-12-05T19:20:00Z">
        <w:del w:id="513" w:author="Nonstop Gamerek" w:date="2025-04-23T12:26:00Z">
          <w:r w:rsidR="008F28D7" w:rsidDel="00A81C30">
            <w:delText>technológiákat,</w:delText>
          </w:r>
        </w:del>
      </w:ins>
      <w:ins w:id="514" w:author="Gamerek Nonstop" w:date="2024-12-05T19:19:00Z">
        <w:del w:id="515" w:author="Nonstop Gamerek" w:date="2025-04-23T12:26:00Z">
          <w:r w:rsidR="008F28D7" w:rsidDel="00A81C30">
            <w:delText xml:space="preserve"> mint a </w:delText>
          </w:r>
        </w:del>
      </w:ins>
      <w:ins w:id="516" w:author="Gamerek Nonstop" w:date="2024-12-05T19:22:00Z">
        <w:del w:id="517" w:author="Nonstop Gamerek" w:date="2025-04-23T12:26:00Z">
          <w:r w:rsidR="008F28D7" w:rsidDel="00A81C30">
            <w:delText>fiatalok,</w:delText>
          </w:r>
        </w:del>
      </w:ins>
      <w:ins w:id="518" w:author="Gamerek Nonstop" w:date="2024-12-05T19:19:00Z">
        <w:del w:id="519" w:author="Nonstop Gamerek" w:date="2025-04-23T12:26:00Z">
          <w:r w:rsidR="008F28D7" w:rsidDel="00A81C30">
            <w:delText xml:space="preserve"> aki</w:delText>
          </w:r>
        </w:del>
      </w:ins>
      <w:ins w:id="520" w:author="Gamerek Nonstop" w:date="2024-12-05T19:20:00Z">
        <w:del w:id="521" w:author="Nonstop Gamerek" w:date="2025-04-23T12:26:00Z">
          <w:r w:rsidR="008F28D7" w:rsidDel="00A81C30">
            <w:delText>k ebben nevelkednek</w:delText>
          </w:r>
        </w:del>
      </w:ins>
      <w:ins w:id="522" w:author="Gamerek Nonstop" w:date="2024-12-05T19:19:00Z">
        <w:del w:id="523" w:author="Nonstop Gamerek" w:date="2025-04-23T12:26:00Z">
          <w:r w:rsidR="008F28D7" w:rsidDel="00A81C30">
            <w:delText>.</w:delText>
          </w:r>
        </w:del>
      </w:ins>
      <w:del w:id="524" w:author="Nonstop Gamerek" w:date="2025-04-23T12:26:00Z">
        <w:r w:rsidDel="00A81C30">
          <w:delText xml:space="preserve">, mint </w:delText>
        </w:r>
      </w:del>
      <w:ins w:id="525" w:author="Gamerek Nonstop" w:date="2024-12-05T19:20:00Z">
        <w:del w:id="526" w:author="Nonstop Gamerek" w:date="2025-04-23T12:26:00Z">
          <w:r w:rsidR="008F28D7" w:rsidDel="00A81C30">
            <w:delText>Tehát a</w:delText>
          </w:r>
        </w:del>
      </w:ins>
      <w:del w:id="527" w:author="Nonstop Gamerek" w:date="2025-04-23T12:26:00Z">
        <w:r w:rsidDel="00A81C30">
          <w:delText xml:space="preserve">a fiatalabbak és </w:delText>
        </w:r>
      </w:del>
      <w:ins w:id="528" w:author="Gamerek Nonstop" w:date="2024-12-05T19:20:00Z">
        <w:del w:id="529" w:author="Nonstop Gamerek" w:date="2025-04-23T12:26:00Z">
          <w:r w:rsidR="008F28D7" w:rsidDel="00A81C30">
            <w:delText>az idősebbek sose</w:delText>
          </w:r>
        </w:del>
      </w:ins>
      <w:del w:id="530" w:author="Nonstop Gamerek" w:date="2025-04-23T12:26:00Z">
        <w:r w:rsidDel="00A81C30">
          <w:delText>sosem fognak az idősek és a fiatalok egy technológiai felvilágosultsági szinten t</w:delText>
        </w:r>
        <w:commentRangeEnd w:id="501"/>
        <w:r w:rsidR="00EF14C8" w:rsidDel="00A81C30">
          <w:rPr>
            <w:rStyle w:val="Jegyzethivatkozs"/>
            <w:rFonts w:cstheme="minorHAnsi"/>
          </w:rPr>
          <w:commentReference w:id="501"/>
        </w:r>
        <w:r w:rsidDel="00A81C30">
          <w:delText xml:space="preserve">artózkodni. </w:delText>
        </w:r>
      </w:del>
      <w:r>
        <w:t xml:space="preserve">Természetesen </w:t>
      </w:r>
      <w:del w:id="531" w:author="Gamerek Nonstop" w:date="2024-12-05T19:22:00Z">
        <w:r w:rsidDel="008F28D7">
          <w:delText xml:space="preserve">tisztelet a kivételnek, mivel </w:delText>
        </w:r>
      </w:del>
      <w:r>
        <w:t xml:space="preserve">most is élnek olyan idősek a társadalomban, akik kulcsfontosságú szerepet töltenek be annak fejlődésében, mint például ilyen </w:t>
      </w:r>
      <w:proofErr w:type="spellStart"/>
      <w:r w:rsidRPr="0026413F">
        <w:t>Vinton</w:t>
      </w:r>
      <w:proofErr w:type="spellEnd"/>
      <w:r w:rsidRPr="0026413F">
        <w:t xml:space="preserve"> </w:t>
      </w:r>
      <w:proofErr w:type="spellStart"/>
      <w:r w:rsidRPr="0026413F">
        <w:t>Cerf</w:t>
      </w:r>
      <w:proofErr w:type="spellEnd"/>
      <w:r w:rsidRPr="0026413F">
        <w:t>,</w:t>
      </w:r>
      <w:r>
        <w:t xml:space="preserve"> aki 1943-as születése ellenére nem csak betölti az „internet atyja” szerepet, hanem jelenleg is a Google-</w:t>
      </w:r>
      <w:proofErr w:type="spellStart"/>
      <w:r>
        <w:t>nál</w:t>
      </w:r>
      <w:proofErr w:type="spellEnd"/>
      <w:r>
        <w:t xml:space="preserve"> dolgozik, ahol az internetes technológiák fejlesztésére és terjesztésére összpontosít.</w:t>
      </w:r>
      <w:r w:rsidR="00A90168">
        <w:t xml:space="preserve"> [</w:t>
      </w:r>
      <w:ins w:id="532" w:author="Gamerek Nonstop" w:date="2024-12-05T19:18:00Z">
        <w:r w:rsidR="008F28D7">
          <w:t>3</w:t>
        </w:r>
      </w:ins>
      <w:del w:id="533" w:author="Gamerek Nonstop" w:date="2024-12-05T19:18:00Z">
        <w:r w:rsidR="00A90168" w:rsidDel="008F28D7">
          <w:delText>2</w:delText>
        </w:r>
      </w:del>
      <w:r w:rsidR="00A90168">
        <w:t>]</w:t>
      </w:r>
      <w:r>
        <w:t xml:space="preserve"> Nem kell nagyon bonyolult példákat keresni ahhoz, hogy ezt pszichológiai vagy érzelmi szinten is érzékeltetni tudjuk.</w:t>
      </w:r>
    </w:p>
    <w:p w14:paraId="34799E06" w14:textId="0FAE1F60" w:rsidR="00B64CF2" w:rsidRDefault="00B64CF2">
      <w:pPr>
        <w:pStyle w:val="Firstparagraph"/>
        <w:pPrChange w:id="534" w:author="Gamerek Nonstop" w:date="2024-12-05T19:17:00Z">
          <w:pPr>
            <w:pStyle w:val="Firstparagraph"/>
            <w:ind w:firstLine="431"/>
          </w:pPr>
        </w:pPrChange>
      </w:pPr>
      <w:del w:id="535" w:author="Gamerek Nonstop" w:date="2024-12-05T19:52:00Z">
        <w:r w:rsidDel="00BB158A">
          <w:delText xml:space="preserve"> </w:delText>
        </w:r>
      </w:del>
      <w:r>
        <w:t xml:space="preserve">Elég csak a legközéletibb példákra gondolni. A legjobb példa </w:t>
      </w:r>
      <w:del w:id="536" w:author="Szabó Patrícia" w:date="2024-12-05T18:44:00Z">
        <w:r w:rsidDel="00147894">
          <w:delText>az</w:delText>
        </w:r>
      </w:del>
      <w:ins w:id="537" w:author="Szabó Patrícia" w:date="2024-12-05T18:44:00Z">
        <w:r w:rsidR="00147894">
          <w:t>az,</w:t>
        </w:r>
      </w:ins>
      <w:r>
        <w:t xml:space="preserve"> amikor például a nagyszülők</w:t>
      </w:r>
      <w:ins w:id="538" w:author="Szabó Patrícia" w:date="2024-12-05T18:44:00Z">
        <w:r w:rsidR="00147894">
          <w:t>,</w:t>
        </w:r>
      </w:ins>
      <w:r>
        <w:t xml:space="preserve"> de már a szülők se értik a gyerekeik </w:t>
      </w:r>
      <w:del w:id="539" w:author="Gamerek Nonstop" w:date="2024-12-05T19:23:00Z">
        <w:r w:rsidDel="008F28D7">
          <w:delText>trendimádatát</w:delText>
        </w:r>
      </w:del>
      <w:ins w:id="540" w:author="Gamerek Nonstop" w:date="2024-12-05T19:23:00Z">
        <w:r w:rsidR="008F28D7">
          <w:t>trendek által befolyásolt mindennapjaikat</w:t>
        </w:r>
      </w:ins>
      <w:r>
        <w:t xml:space="preserve">, folyamatos figyelem és ingerigényét. Az alapvető beszédükbe vagy beszédstílusukba beillesztett szleng szavak már semmitmondónak tűnnek. </w:t>
      </w:r>
      <w:r>
        <w:lastRenderedPageBreak/>
        <w:t>Nosztalgikussá válnak a korábbi években használt szavak, amik a szülők részéről</w:t>
      </w:r>
      <w:ins w:id="541" w:author="Gamerek Nonstop" w:date="2024-12-05T19:24:00Z">
        <w:r w:rsidR="008F28D7">
          <w:t>,</w:t>
        </w:r>
      </w:ins>
      <w:r>
        <w:t xml:space="preserve"> megszokottnak számítanak, de a gyereke szintjéről már </w:t>
      </w:r>
      <w:del w:id="542" w:author="Gamerek Nonstop" w:date="2024-12-05T19:23:00Z">
        <w:r w:rsidDel="008F28D7">
          <w:delText>retro-</w:delText>
        </w:r>
      </w:del>
      <w:ins w:id="543" w:author="Szabó Patrícia" w:date="2025-04-14T19:53:00Z">
        <w:r w:rsidR="00EF14C8">
          <w:t>elavultnak</w:t>
        </w:r>
      </w:ins>
      <w:del w:id="544" w:author="Szabó Patrícia" w:date="2025-04-14T19:53:00Z">
        <w:r w:rsidDel="00EF14C8">
          <w:delText>nak</w:delText>
        </w:r>
      </w:del>
      <w:ins w:id="545" w:author="Gamerek Nonstop" w:date="2024-12-05T19:23:00Z">
        <w:del w:id="546" w:author="Szabó Patrícia" w:date="2025-04-14T19:53:00Z">
          <w:r w:rsidR="008F28D7" w:rsidDel="00EF14C8">
            <w:delText>mú</w:delText>
          </w:r>
        </w:del>
      </w:ins>
      <w:ins w:id="547" w:author="Gamerek Nonstop" w:date="2024-12-05T19:24:00Z">
        <w:del w:id="548" w:author="Szabó Patrícia" w:date="2025-04-14T19:53:00Z">
          <w:r w:rsidR="008F28D7" w:rsidDel="00EF14C8">
            <w:delText>lt századi-nak</w:delText>
          </w:r>
        </w:del>
      </w:ins>
      <w:r>
        <w:t xml:space="preserve"> tűnhetnek</w:t>
      </w:r>
      <w:ins w:id="549" w:author="Szabó Patrícia" w:date="2025-04-14T19:53:00Z">
        <w:r w:rsidR="00EF14C8">
          <w:t>.</w:t>
        </w:r>
      </w:ins>
      <w:ins w:id="550" w:author="Gamerek Nonstop" w:date="2024-12-05T19:24:00Z">
        <w:del w:id="551" w:author="Szabó Patrícia" w:date="2025-04-14T19:53:00Z">
          <w:r w:rsidR="008F28D7" w:rsidDel="00EF14C8">
            <w:delText xml:space="preserve"> kisebb-nagyobb túlzásokkal</w:delText>
          </w:r>
        </w:del>
      </w:ins>
      <w:del w:id="552" w:author="Nonstop Gamerek" w:date="2025-04-23T12:27:00Z">
        <w:r w:rsidDel="00EB0431">
          <w:delText>.</w:delText>
        </w:r>
      </w:del>
      <w:ins w:id="553" w:author="Nonstop Gamerek" w:date="2025-04-23T12:27:00Z">
        <w:r w:rsidR="00EB0431">
          <w:t xml:space="preserve"> </w:t>
        </w:r>
      </w:ins>
      <w:del w:id="554" w:author="Nonstop Gamerek" w:date="2025-04-23T12:27:00Z">
        <w:r w:rsidDel="00EB0431">
          <w:delText xml:space="preserve"> Ezek csak </w:delText>
        </w:r>
        <w:commentRangeStart w:id="555"/>
        <w:r w:rsidDel="00EB0431">
          <w:delText>egyszerű helyzetek, amik bármikor kialakulhatnak és mindenkit frusztrációval tölthetnek el, vagy éppen ingerülté tehetik azt, aki ilyen formában érzékeli először az idő telésének korai szakaszait</w:delText>
        </w:r>
      </w:del>
      <w:ins w:id="556" w:author="Nonstop Gamerek" w:date="2025-04-23T12:28:00Z">
        <w:r w:rsidR="00B7624F">
          <w:t>Az ilyen fajta</w:t>
        </w:r>
      </w:ins>
      <w:ins w:id="557" w:author="Nonstop Gamerek" w:date="2025-04-23T12:27:00Z">
        <w:r w:rsidR="00EB0431">
          <w:t xml:space="preserve"> példák azt hivatottak alátámasztani, hogy</w:t>
        </w:r>
      </w:ins>
      <w:ins w:id="558" w:author="Nonstop Gamerek" w:date="2025-04-23T12:28:00Z">
        <w:r w:rsidR="00B7624F">
          <w:t xml:space="preserve"> minden korosztálynak</w:t>
        </w:r>
      </w:ins>
      <w:ins w:id="559" w:author="Nonstop Gamerek" w:date="2025-04-23T12:31:00Z">
        <w:r w:rsidR="00B7624F">
          <w:t xml:space="preserve"> megvan a</w:t>
        </w:r>
      </w:ins>
      <w:ins w:id="560" w:author="Nonstop Gamerek" w:date="2025-04-23T12:28:00Z">
        <w:r w:rsidR="00B7624F">
          <w:t xml:space="preserve"> </w:t>
        </w:r>
      </w:ins>
      <w:ins w:id="561" w:author="Nonstop Gamerek" w:date="2025-04-23T12:29:00Z">
        <w:r w:rsidR="00B7624F">
          <w:t>komfortérzete a saját közegében legyen szó más emberekről vagy hétköznapi eszközökről, de amikor új</w:t>
        </w:r>
      </w:ins>
      <w:ins w:id="562" w:author="Nonstop Gamerek" w:date="2025-04-23T12:30:00Z">
        <w:r w:rsidR="00B7624F">
          <w:t xml:space="preserve"> dolgokkal találkoznak és változni vagy </w:t>
        </w:r>
      </w:ins>
      <w:ins w:id="563" w:author="Nonstop Gamerek" w:date="2025-04-23T12:31:00Z">
        <w:r w:rsidR="00B7624F">
          <w:t>alkalmazkodniuk</w:t>
        </w:r>
      </w:ins>
      <w:ins w:id="564" w:author="Nonstop Gamerek" w:date="2025-04-23T12:30:00Z">
        <w:r w:rsidR="00B7624F">
          <w:t xml:space="preserve"> kell, hogy például a fiatalabb közeg</w:t>
        </w:r>
      </w:ins>
      <w:ins w:id="565" w:author="Nonstop Gamerek" w:date="2025-04-23T12:31:00Z">
        <w:r w:rsidR="00B7624F">
          <w:t xml:space="preserve">et megértsék </w:t>
        </w:r>
      </w:ins>
      <w:ins w:id="566" w:author="Nonstop Gamerek" w:date="2025-04-23T12:30:00Z">
        <w:r w:rsidR="00B7624F">
          <w:t>az frusztráló tud lenni számukra.</w:t>
        </w:r>
        <w:r w:rsidR="00B7624F" w:rsidDel="00B7624F">
          <w:t xml:space="preserve"> </w:t>
        </w:r>
      </w:ins>
      <w:del w:id="567" w:author="Nonstop Gamerek" w:date="2025-04-23T12:30:00Z">
        <w:r w:rsidDel="00B7624F">
          <w:delText xml:space="preserve">. </w:delText>
        </w:r>
        <w:commentRangeEnd w:id="555"/>
        <w:r w:rsidR="00EF14C8" w:rsidDel="00B7624F">
          <w:rPr>
            <w:rStyle w:val="Jegyzethivatkozs"/>
            <w:rFonts w:cstheme="minorHAnsi"/>
          </w:rPr>
          <w:commentReference w:id="555"/>
        </w:r>
      </w:del>
      <w:ins w:id="568" w:author="Nonstop Gamerek" w:date="2025-04-23T12:32:00Z">
        <w:r w:rsidR="00B7624F" w:rsidDel="00B7624F">
          <w:t xml:space="preserve"> </w:t>
        </w:r>
      </w:ins>
      <w:commentRangeStart w:id="569"/>
      <w:del w:id="570" w:author="Nonstop Gamerek" w:date="2025-04-23T12:32:00Z">
        <w:r w:rsidDel="00B7624F">
          <w:delText xml:space="preserve">Persze mindenki más, </w:delText>
        </w:r>
        <w:commentRangeEnd w:id="569"/>
        <w:r w:rsidR="00EF14C8" w:rsidDel="00B7624F">
          <w:rPr>
            <w:rStyle w:val="Jegyzethivatkozs"/>
            <w:rFonts w:cstheme="minorHAnsi"/>
          </w:rPr>
          <w:commentReference w:id="569"/>
        </w:r>
        <w:r w:rsidDel="00B7624F">
          <w:delText>d</w:delText>
        </w:r>
      </w:del>
      <w:ins w:id="571" w:author="Nonstop Gamerek" w:date="2025-04-23T12:32:00Z">
        <w:r w:rsidR="00B7624F">
          <w:t>A</w:t>
        </w:r>
      </w:ins>
      <w:del w:id="572" w:author="Nonstop Gamerek" w:date="2025-04-23T12:32:00Z">
        <w:r w:rsidDel="00B7624F">
          <w:delText>e a</w:delText>
        </w:r>
      </w:del>
      <w:r>
        <w:t xml:space="preserve"> digitális világban elég könnyen leszűrhető viselkedés</w:t>
      </w:r>
      <w:del w:id="573" w:author="Nonstop Gamerek" w:date="2025-04-23T12:32:00Z">
        <w:r w:rsidDel="00B7624F">
          <w:delText xml:space="preserve"> alapján</w:delText>
        </w:r>
      </w:del>
      <w:ins w:id="574" w:author="Nonstop Gamerek" w:date="2025-04-23T12:32:00Z">
        <w:r w:rsidR="00B7624F">
          <w:t>,</w:t>
        </w:r>
      </w:ins>
      <w:del w:id="575" w:author="Nonstop Gamerek" w:date="2025-04-23T12:32:00Z">
        <w:r w:rsidDel="00B7624F">
          <w:delText>,</w:delText>
        </w:r>
      </w:del>
      <w:r>
        <w:t xml:space="preserve"> beszéd</w:t>
      </w:r>
      <w:del w:id="576" w:author="Nonstop Gamerek" w:date="2025-04-23T12:32:00Z">
        <w:r w:rsidDel="00B7624F">
          <w:delText xml:space="preserve"> alapján</w:delText>
        </w:r>
      </w:del>
      <w:r>
        <w:t xml:space="preserve"> vagy felhasználási gyorsaság alapján</w:t>
      </w:r>
      <w:del w:id="577" w:author="Nonstop Gamerek" w:date="2025-04-23T12:32:00Z">
        <w:r w:rsidDel="00B7624F">
          <w:delText xml:space="preserve"> is</w:delText>
        </w:r>
      </w:del>
      <w:r>
        <w:t>, hogy ki mennyire korán találkozott már az újabbnál újabb technológiákkal és mennyire tudja felvenni a lépést azzal, amik a korábbi évekre jellemző ütemben megjelentek a médiában, közéletben, mindennapokban vagy akár a tudományban, oktatásban</w:t>
      </w:r>
      <w:ins w:id="578" w:author="Szabó Patrícia" w:date="2025-04-14T19:54:00Z">
        <w:r w:rsidR="00EF14C8">
          <w:t>.</w:t>
        </w:r>
      </w:ins>
    </w:p>
    <w:p w14:paraId="00CA9913" w14:textId="07536991" w:rsidR="00B64CF2" w:rsidRDefault="00B64CF2" w:rsidP="00B64CF2">
      <w:pPr>
        <w:pStyle w:val="Cmsor2"/>
      </w:pPr>
      <w:bookmarkStart w:id="579" w:name="_Toc195551935"/>
      <w:r>
        <w:t>Statisztikai elemzés</w:t>
      </w:r>
      <w:bookmarkEnd w:id="579"/>
    </w:p>
    <w:p w14:paraId="1B3FC47A" w14:textId="694AAB71" w:rsidR="00B64CF2" w:rsidRDefault="00B64CF2">
      <w:pPr>
        <w:ind w:firstLine="431"/>
        <w:pPrChange w:id="580" w:author="Gamerek Nonstop" w:date="2024-12-05T19:24:00Z">
          <w:pPr/>
        </w:pPrChange>
      </w:pPr>
      <w:r>
        <w:t xml:space="preserve">A digitalizáció és a digitális készségek fejlesztése fontos kérdés, amivel minden nap foglalkoznak a világon. A magyar </w:t>
      </w:r>
      <w:commentRangeStart w:id="581"/>
      <w:del w:id="582" w:author="Szabó Patrícia" w:date="2025-04-14T19:56:00Z">
        <w:r w:rsidDel="00EF14C8">
          <w:delText>kimutatásokat</w:delText>
        </w:r>
      </w:del>
      <w:commentRangeEnd w:id="581"/>
      <w:r w:rsidR="00EF14C8">
        <w:rPr>
          <w:rStyle w:val="Jegyzethivatkozs"/>
          <w:rFonts w:cstheme="minorHAnsi"/>
        </w:rPr>
        <w:commentReference w:id="581"/>
      </w:r>
      <w:del w:id="583" w:author="Szabó Patrícia" w:date="2025-04-14T19:56:00Z">
        <w:r w:rsidDel="00EF14C8">
          <w:delText xml:space="preserve"> </w:delText>
        </w:r>
      </w:del>
      <w:ins w:id="584" w:author="Szabó Patrícia" w:date="2025-04-14T19:56:00Z">
        <w:r w:rsidR="00EF14C8">
          <w:t xml:space="preserve">, </w:t>
        </w:r>
      </w:ins>
      <w:r>
        <w:t>tekintve az emberek digitális készségei folyamatosan fejlődő lineáris vonalban vizualizálhatók</w:t>
      </w:r>
      <w:ins w:id="585" w:author="Nonstop Gamerek" w:date="2025-04-23T12:34:00Z">
        <w:r w:rsidR="00223195">
          <w:t xml:space="preserve"> és az eltérés aránya szembetűnő és kimutatható</w:t>
        </w:r>
      </w:ins>
      <w:del w:id="586" w:author="Nonstop Gamerek" w:date="2025-04-23T12:34:00Z">
        <w:r w:rsidDel="00223195">
          <w:delText xml:space="preserve">, de az eltérés aránya szembetűnő </w:delText>
        </w:r>
        <w:commentRangeStart w:id="587"/>
        <w:r w:rsidDel="00223195">
          <w:delText>lehet</w:delText>
        </w:r>
        <w:commentRangeEnd w:id="587"/>
        <w:r w:rsidR="00EF14C8" w:rsidDel="00223195">
          <w:rPr>
            <w:rStyle w:val="Jegyzethivatkozs"/>
            <w:rFonts w:cstheme="minorHAnsi"/>
          </w:rPr>
          <w:commentReference w:id="587"/>
        </w:r>
      </w:del>
      <w:r>
        <w:t>.</w:t>
      </w:r>
    </w:p>
    <w:p w14:paraId="531BDF6A" w14:textId="77777777" w:rsidR="00B8284F" w:rsidRDefault="00B64CF2" w:rsidP="00B8284F">
      <w:pPr>
        <w:keepNext/>
        <w:rPr>
          <w:ins w:id="588" w:author="Nonstop Gamerek" w:date="2025-04-23T12:39:00Z"/>
        </w:rPr>
      </w:pPr>
      <w:r>
        <w:rPr>
          <w:noProof/>
        </w:rPr>
        <w:drawing>
          <wp:inline distT="0" distB="0" distL="0" distR="0" wp14:anchorId="364BE736" wp14:editId="18F1E407">
            <wp:extent cx="4895787" cy="2450592"/>
            <wp:effectExtent l="0" t="0" r="635" b="698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073" cy="245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33ECB" w14:textId="6D1D755D" w:rsidR="007128FE" w:rsidRDefault="00B8284F">
      <w:pPr>
        <w:pStyle w:val="Kpalrs"/>
        <w:pPrChange w:id="589" w:author="Nonstop Gamerek" w:date="2025-04-23T12:40:00Z">
          <w:pPr/>
        </w:pPrChange>
      </w:pPr>
      <w:ins w:id="590" w:author="Nonstop Gamerek" w:date="2025-04-23T12:39:00Z">
        <w:r>
          <w:fldChar w:fldCharType="begin"/>
        </w:r>
        <w:r>
          <w:instrText xml:space="preserve"> SEQ ábra \* ARABIC </w:instrText>
        </w:r>
      </w:ins>
      <w:r>
        <w:fldChar w:fldCharType="separate"/>
      </w:r>
      <w:bookmarkStart w:id="591" w:name="_Toc196304924"/>
      <w:ins w:id="592" w:author="Nonstop Gamerek" w:date="2025-04-25T13:41:00Z">
        <w:r w:rsidR="00113BD1">
          <w:rPr>
            <w:noProof/>
          </w:rPr>
          <w:t>1</w:t>
        </w:r>
      </w:ins>
      <w:ins w:id="593" w:author="Nonstop Gamerek" w:date="2025-04-23T12:39:00Z">
        <w:r>
          <w:fldChar w:fldCharType="end"/>
        </w:r>
        <w:r>
          <w:t>. ábra: KSH és digitális fejlődés kimutatása [4]</w:t>
        </w:r>
      </w:ins>
      <w:bookmarkEnd w:id="591"/>
    </w:p>
    <w:p w14:paraId="466494E6" w14:textId="142EC9E4" w:rsidR="00B64CF2" w:rsidDel="00B8284F" w:rsidRDefault="007128FE" w:rsidP="007128FE">
      <w:pPr>
        <w:pStyle w:val="Kpalrs"/>
        <w:rPr>
          <w:del w:id="594" w:author="Nonstop Gamerek" w:date="2025-04-23T12:40:00Z"/>
        </w:rPr>
      </w:pPr>
      <w:del w:id="595" w:author="Nonstop Gamerek" w:date="2025-04-23T12:40:00Z">
        <w:r w:rsidDel="00B8284F">
          <w:delText>1.ábra:</w:delText>
        </w:r>
        <w:r w:rsidR="00B64CF2" w:rsidDel="00B8284F">
          <w:delText xml:space="preserve"> </w:delText>
        </w:r>
      </w:del>
      <w:del w:id="596" w:author="Nonstop Gamerek" w:date="2025-04-23T12:39:00Z">
        <w:r w:rsidR="00B64CF2" w:rsidDel="00B8284F">
          <w:delText>KSH és digitális fejlődés</w:delText>
        </w:r>
        <w:r w:rsidDel="00B8284F">
          <w:delText xml:space="preserve"> kimutatása</w:delText>
        </w:r>
        <w:r w:rsidR="00AF2524" w:rsidDel="00B8284F">
          <w:delText xml:space="preserve"> [</w:delText>
        </w:r>
      </w:del>
      <w:ins w:id="597" w:author="Gamerek Nonstop" w:date="2024-12-05T19:18:00Z">
        <w:del w:id="598" w:author="Nonstop Gamerek" w:date="2025-04-23T12:39:00Z">
          <w:r w:rsidR="008F28D7" w:rsidDel="00B8284F">
            <w:delText>4</w:delText>
          </w:r>
        </w:del>
      </w:ins>
      <w:del w:id="599" w:author="Nonstop Gamerek" w:date="2025-04-23T12:39:00Z">
        <w:r w:rsidR="00A90168" w:rsidDel="00B8284F">
          <w:delText>3</w:delText>
        </w:r>
        <w:r w:rsidR="00AF2524" w:rsidDel="00B8284F">
          <w:delText>]</w:delText>
        </w:r>
      </w:del>
    </w:p>
    <w:p w14:paraId="1BB10F67" w14:textId="5C00CE8B" w:rsidR="00B64CF2" w:rsidRDefault="00B64CF2" w:rsidP="0033193A">
      <w:pPr>
        <w:ind w:firstLine="0"/>
      </w:pPr>
      <w:r w:rsidRPr="00A130B8">
        <w:t xml:space="preserve">A </w:t>
      </w:r>
      <w:ins w:id="600" w:author="Gamerek Nonstop" w:date="2024-12-05T19:25:00Z">
        <w:r w:rsidR="008F28D7">
          <w:t xml:space="preserve">Központi Statisztikai </w:t>
        </w:r>
      </w:ins>
      <w:ins w:id="601" w:author="Gamerek Nonstop" w:date="2024-12-05T19:26:00Z">
        <w:r w:rsidR="008F28D7">
          <w:t>Hivatal (</w:t>
        </w:r>
      </w:ins>
      <w:r w:rsidRPr="00A130B8">
        <w:t>KSH</w:t>
      </w:r>
      <w:ins w:id="602" w:author="Gamerek Nonstop" w:date="2024-12-05T19:26:00Z">
        <w:r w:rsidR="008F28D7">
          <w:t>)</w:t>
        </w:r>
      </w:ins>
      <w:r w:rsidRPr="00A130B8">
        <w:t xml:space="preserve"> </w:t>
      </w:r>
      <w:del w:id="603" w:author="Nonstop Gamerek" w:date="2025-04-23T12:35:00Z">
        <w:r w:rsidRPr="00A130B8" w:rsidDel="00223195">
          <w:delText xml:space="preserve">és </w:delText>
        </w:r>
        <w:commentRangeStart w:id="604"/>
        <w:r w:rsidRPr="00A130B8" w:rsidDel="00223195">
          <w:delText xml:space="preserve">más releváns források </w:delText>
        </w:r>
      </w:del>
      <w:r w:rsidRPr="00A130B8">
        <w:t xml:space="preserve">alapján </w:t>
      </w:r>
      <w:commentRangeEnd w:id="604"/>
      <w:r w:rsidR="00EF14C8">
        <w:rPr>
          <w:rStyle w:val="Jegyzethivatkozs"/>
          <w:rFonts w:cstheme="minorHAnsi"/>
        </w:rPr>
        <w:commentReference w:id="604"/>
      </w:r>
      <w:r w:rsidRPr="00A130B8">
        <w:t>a digitális kompetenciák fejlődése Magyarországon az elmúlt két évtizedben lassú, de fokozatos növekedést mutatott. A 2023-as adatok szerint a magyar lakosság 64%</w:t>
      </w:r>
      <w:ins w:id="605" w:author="Gamerek Nonstop" w:date="2024-12-05T19:30:00Z">
        <w:r w:rsidR="004A7656">
          <w:t xml:space="preserve"> </w:t>
        </w:r>
      </w:ins>
      <w:r w:rsidRPr="00A130B8">
        <w:t>-</w:t>
      </w:r>
      <w:ins w:id="606" w:author="Gamerek Nonstop" w:date="2024-12-05T19:29:00Z">
        <w:r w:rsidR="004A7656">
          <w:t xml:space="preserve"> </w:t>
        </w:r>
      </w:ins>
      <w:proofErr w:type="spellStart"/>
      <w:r w:rsidRPr="00A130B8">
        <w:t>ának</w:t>
      </w:r>
      <w:proofErr w:type="spellEnd"/>
      <w:r w:rsidRPr="00A130B8">
        <w:t xml:space="preserve"> van legalább alapszintű digitális készsége, ami valamivel meghaladja az </w:t>
      </w:r>
      <w:ins w:id="607" w:author="Gamerek Nonstop" w:date="2024-12-05T19:28:00Z">
        <w:r w:rsidR="0035339C">
          <w:t>Európai Uniós (EU)</w:t>
        </w:r>
      </w:ins>
      <w:ins w:id="608" w:author="Gamerek Nonstop" w:date="2024-12-05T19:29:00Z">
        <w:r w:rsidR="004A7656">
          <w:t xml:space="preserve"> </w:t>
        </w:r>
      </w:ins>
      <w:del w:id="609" w:author="Gamerek Nonstop" w:date="2024-12-05T19:28:00Z">
        <w:r w:rsidRPr="00A130B8" w:rsidDel="0035339C">
          <w:delText>EU-</w:delText>
        </w:r>
      </w:del>
      <w:r w:rsidRPr="00A130B8">
        <w:t>átlagot (61</w:t>
      </w:r>
      <w:r w:rsidR="0033193A" w:rsidRPr="00A130B8">
        <w:t>%) ​</w:t>
      </w:r>
      <w:r>
        <w:t>.</w:t>
      </w:r>
    </w:p>
    <w:p w14:paraId="72A89FB5" w14:textId="2ECCE626" w:rsidR="00B64CF2" w:rsidRDefault="00B64CF2" w:rsidP="0033193A">
      <w:pPr>
        <w:ind w:firstLine="0"/>
      </w:pPr>
      <w:r>
        <w:t>A felzárkózás a világon mindenhol folyamatosnak mondható mivel kulcsfontosságú szerepet játszik a technológia minden ország:</w:t>
      </w:r>
    </w:p>
    <w:p w14:paraId="4A03D2EC" w14:textId="206E1402" w:rsidR="00B64CF2" w:rsidRDefault="00B64CF2" w:rsidP="00B64CF2">
      <w:pPr>
        <w:pStyle w:val="Listaszerbekezds"/>
        <w:numPr>
          <w:ilvl w:val="0"/>
          <w:numId w:val="21"/>
        </w:numPr>
      </w:pPr>
      <w:r>
        <w:lastRenderedPageBreak/>
        <w:t>gyártásipari fejlődésében</w:t>
      </w:r>
    </w:p>
    <w:p w14:paraId="0FBF7E6E" w14:textId="26452EB4" w:rsidR="00B64CF2" w:rsidRDefault="00B64CF2" w:rsidP="00B64CF2">
      <w:pPr>
        <w:pStyle w:val="Listaszerbekezds"/>
        <w:numPr>
          <w:ilvl w:val="0"/>
          <w:numId w:val="21"/>
        </w:numPr>
      </w:pPr>
      <w:r>
        <w:t>modernizációs folyamataiban</w:t>
      </w:r>
    </w:p>
    <w:p w14:paraId="4061FB82" w14:textId="739B3C25" w:rsidR="00B64CF2" w:rsidRDefault="00B64CF2" w:rsidP="00B64CF2">
      <w:pPr>
        <w:pStyle w:val="Listaszerbekezds"/>
        <w:numPr>
          <w:ilvl w:val="0"/>
          <w:numId w:val="21"/>
        </w:numPr>
      </w:pPr>
      <w:r>
        <w:t>hadipari és katonai felkészültségükben</w:t>
      </w:r>
    </w:p>
    <w:p w14:paraId="09FA70E3" w14:textId="64BEEF08" w:rsidR="00B64CF2" w:rsidDel="00B8284F" w:rsidRDefault="00B8284F" w:rsidP="00B64CF2">
      <w:pPr>
        <w:pStyle w:val="Listaszerbekezds"/>
        <w:numPr>
          <w:ilvl w:val="0"/>
          <w:numId w:val="21"/>
        </w:numPr>
        <w:rPr>
          <w:del w:id="610" w:author="Nonstop Gamerek" w:date="2025-04-23T12:40:00Z"/>
        </w:rPr>
      </w:pPr>
      <w:ins w:id="611" w:author="Nonstop Gamerek" w:date="2025-04-23T12:40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89984" behindDoc="0" locked="0" layoutInCell="1" allowOverlap="1" wp14:anchorId="0BE4FAB9" wp14:editId="7DC3AF77">
                  <wp:simplePos x="0" y="0"/>
                  <wp:positionH relativeFrom="column">
                    <wp:posOffset>443230</wp:posOffset>
                  </wp:positionH>
                  <wp:positionV relativeFrom="paragraph">
                    <wp:posOffset>2552065</wp:posOffset>
                  </wp:positionV>
                  <wp:extent cx="4150995" cy="635"/>
                  <wp:effectExtent l="0" t="0" r="0" b="0"/>
                  <wp:wrapTopAndBottom/>
                  <wp:docPr id="31" name="Szövegdoboz 3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4150995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2A0FAB6" w14:textId="562C8743" w:rsidR="00A90DB9" w:rsidRPr="009D7205" w:rsidRDefault="00A90DB9">
                              <w:pPr>
                                <w:pStyle w:val="Kpalrs"/>
                                <w:rPr>
                                  <w:noProof/>
                                </w:rPr>
                                <w:pPrChange w:id="612" w:author="Nonstop Gamerek" w:date="2025-04-23T12:40:00Z">
                                  <w:pPr>
                                    <w:pStyle w:val="Listaszerbekezds"/>
                                    <w:numPr>
                                      <w:numId w:val="21"/>
                                    </w:numPr>
                                    <w:ind w:left="1344"/>
                                  </w:pPr>
                                </w:pPrChange>
                              </w:pPr>
                              <w:ins w:id="613" w:author="Nonstop Gamerek" w:date="2025-04-23T12:40:00Z">
                                <w:r>
                                  <w:rPr>
                                    <w:noProof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</w:rPr>
                                  <w:instrText xml:space="preserve"> SEQ ábra \* ARABIC </w:instrText>
                                </w:r>
                              </w:ins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614" w:name="_Toc196304925"/>
                              <w:ins w:id="615" w:author="Nonstop Gamerek" w:date="2025-04-25T13:41:00Z">
                                <w:r w:rsidR="00113BD1">
                                  <w:rPr>
                                    <w:noProof/>
                                  </w:rPr>
                                  <w:t>2</w:t>
                                </w:r>
                              </w:ins>
                              <w:ins w:id="616" w:author="Nonstop Gamerek" w:date="2025-04-23T12:40:00Z"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t>. ábra: EU és Magyarország digitális fejlődésének kimutatása a KSH adatai alapján [5]</w:t>
                                </w:r>
                              </w:ins>
                              <w:bookmarkEnd w:id="61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w14:anchorId="0BE4FAB9" id="_x0000_t202" coordsize="21600,21600" o:spt="202" path="m,l,21600r21600,l21600,xe">
                  <v:stroke joinstyle="miter"/>
                  <v:path gradientshapeok="t" o:connecttype="rect"/>
                </v:shapetype>
                <v:shape id="Szövegdoboz 31" o:spid="_x0000_s1026" type="#_x0000_t202" style="position:absolute;left:0;text-align:left;margin-left:34.9pt;margin-top:200.95pt;width:326.8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" stroked="f">
                  <v:textbox style="mso-fit-shape-to-text:t" inset="0,0,0,0">
                    <w:txbxContent>
                      <w:p w14:paraId="32A0FAB6" w14:textId="562C8743" w:rsidR="00A90DB9" w:rsidRPr="009D7205" w:rsidRDefault="00A90DB9">
                        <w:pPr>
                          <w:pStyle w:val="Kpalrs"/>
                          <w:rPr>
                            <w:noProof/>
                          </w:rPr>
                          <w:pPrChange w:id="617" w:author="Nonstop Gamerek" w:date="2025-04-23T12:40:00Z">
                            <w:pPr>
                              <w:pStyle w:val="Listaszerbekezds"/>
                              <w:numPr>
                                <w:numId w:val="21"/>
                              </w:numPr>
                              <w:ind w:left="1344"/>
                            </w:pPr>
                          </w:pPrChange>
                        </w:pPr>
                        <w:ins w:id="618" w:author="Nonstop Gamerek" w:date="2025-04-23T12:40:00Z"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SEQ ábra \* ARABIC </w:instrText>
                          </w:r>
                        </w:ins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619" w:name="_Toc196304925"/>
                        <w:ins w:id="620" w:author="Nonstop Gamerek" w:date="2025-04-25T13:41:00Z">
                          <w:r w:rsidR="00113BD1">
                            <w:rPr>
                              <w:noProof/>
                            </w:rPr>
                            <w:t>2</w:t>
                          </w:r>
                        </w:ins>
                        <w:ins w:id="621" w:author="Nonstop Gamerek" w:date="2025-04-23T12:40:00Z"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t>. ábra: EU és Magyarország digitális fejlődésének kimutatása a KSH adatai alapján [5]</w:t>
                          </w:r>
                        </w:ins>
                        <w:bookmarkEnd w:id="619"/>
                      </w:p>
                    </w:txbxContent>
                  </v:textbox>
                  <w10:wrap type="topAndBottom"/>
                </v:shape>
              </w:pict>
            </mc:Fallback>
          </mc:AlternateContent>
        </w:r>
      </w:ins>
      <w:r w:rsidR="00B64CF2">
        <w:rPr>
          <w:noProof/>
        </w:rPr>
        <w:drawing>
          <wp:anchor distT="0" distB="0" distL="114300" distR="114300" simplePos="0" relativeHeight="251658240" behindDoc="0" locked="0" layoutInCell="1" allowOverlap="1" wp14:anchorId="53ECFE23" wp14:editId="1341A610">
            <wp:simplePos x="0" y="0"/>
            <wp:positionH relativeFrom="page">
              <wp:align>center</wp:align>
            </wp:positionH>
            <wp:positionV relativeFrom="paragraph">
              <wp:posOffset>417195</wp:posOffset>
            </wp:positionV>
            <wp:extent cx="4150995" cy="2077720"/>
            <wp:effectExtent l="0" t="0" r="1905" b="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995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64CF2">
        <w:t>oktatásügyi szinten tartásában</w:t>
      </w:r>
    </w:p>
    <w:p w14:paraId="7A08E393" w14:textId="74155214" w:rsidR="00147894" w:rsidDel="00B8284F" w:rsidRDefault="00AF2524">
      <w:pPr>
        <w:pStyle w:val="Listaszerbekezds"/>
        <w:numPr>
          <w:ilvl w:val="0"/>
          <w:numId w:val="21"/>
        </w:numPr>
        <w:rPr>
          <w:ins w:id="622" w:author="Szabó Patrícia" w:date="2024-12-05T18:45:00Z"/>
          <w:del w:id="623" w:author="Nonstop Gamerek" w:date="2025-04-23T12:40:00Z"/>
        </w:rPr>
        <w:pPrChange w:id="624" w:author="Nonstop Gamerek" w:date="2025-04-23T12:40:00Z">
          <w:pPr>
            <w:pStyle w:val="Kpalrs"/>
          </w:pPr>
        </w:pPrChange>
      </w:pPr>
      <w:del w:id="625" w:author="Nonstop Gamerek" w:date="2025-04-23T12:40:00Z">
        <w:r w:rsidDel="00B8284F">
          <w:delText xml:space="preserve">2.ábra: EU és Magyarország digitális fejlődésének kimutatása a KSH </w:delText>
        </w:r>
        <w:r w:rsidR="00A90168" w:rsidDel="00B8284F">
          <w:delText>adatai alapján</w:delText>
        </w:r>
        <w:r w:rsidDel="00B8284F">
          <w:delText xml:space="preserve"> [</w:delText>
        </w:r>
        <w:commentRangeStart w:id="626"/>
        <w:commentRangeStart w:id="627"/>
        <w:r w:rsidR="00A90168" w:rsidDel="00B8284F">
          <w:delText>4</w:delText>
        </w:r>
        <w:commentRangeEnd w:id="626"/>
        <w:r w:rsidR="00147894" w:rsidDel="00B8284F">
          <w:rPr>
            <w:rStyle w:val="Jegyzethivatkozs"/>
            <w:i/>
            <w:iCs/>
          </w:rPr>
          <w:commentReference w:id="626"/>
        </w:r>
        <w:commentRangeEnd w:id="627"/>
        <w:r w:rsidR="00EF14C8" w:rsidDel="00B8284F">
          <w:rPr>
            <w:rStyle w:val="Jegyzethivatkozs"/>
            <w:i/>
            <w:iCs/>
          </w:rPr>
          <w:commentReference w:id="627"/>
        </w:r>
        <w:r w:rsidDel="00B8284F">
          <w:delText>]</w:delText>
        </w:r>
      </w:del>
      <w:ins w:id="628" w:author="Gamerek Nonstop" w:date="2024-12-05T19:18:00Z">
        <w:del w:id="629" w:author="Nonstop Gamerek" w:date="2025-04-23T12:40:00Z">
          <w:r w:rsidR="008F28D7" w:rsidDel="00B8284F">
            <w:delText>5</w:delText>
          </w:r>
        </w:del>
      </w:ins>
      <w:ins w:id="630" w:author="Gamerek Nonstop" w:date="2024-12-05T19:27:00Z">
        <w:del w:id="631" w:author="Nonstop Gamerek" w:date="2025-04-23T12:40:00Z">
          <w:r w:rsidR="0035339C" w:rsidDel="00B8284F">
            <w:delText>]</w:delText>
          </w:r>
        </w:del>
      </w:ins>
    </w:p>
    <w:p w14:paraId="71B9675E" w14:textId="3A6F97A9" w:rsidR="00B64CF2" w:rsidRPr="00147894" w:rsidRDefault="00147894">
      <w:pPr>
        <w:pStyle w:val="Listaszerbekezds"/>
        <w:numPr>
          <w:ilvl w:val="0"/>
          <w:numId w:val="21"/>
        </w:numPr>
        <w:pPrChange w:id="632" w:author="Nonstop Gamerek" w:date="2025-04-23T12:40:00Z">
          <w:pPr>
            <w:pStyle w:val="Kpalrs"/>
          </w:pPr>
        </w:pPrChange>
      </w:pPr>
      <w:ins w:id="633" w:author="Szabó Patrícia" w:date="2024-12-05T18:45:00Z">
        <w:del w:id="634" w:author="Gamerek Nonstop" w:date="2024-12-05T19:29:00Z">
          <w:r w:rsidDel="004A7656">
            <w:br w:type="page"/>
          </w:r>
        </w:del>
      </w:ins>
    </w:p>
    <w:p w14:paraId="10BDB4C3" w14:textId="503A8008" w:rsidR="00B64CF2" w:rsidRDefault="00B64CF2" w:rsidP="007128FE">
      <w:pPr>
        <w:pStyle w:val="Cmsor1"/>
      </w:pPr>
      <w:bookmarkStart w:id="635" w:name="_Toc195551936"/>
      <w:r>
        <w:t>Fejlesztési elem</w:t>
      </w:r>
      <w:r w:rsidR="007128FE">
        <w:t>ek és metódusok meghatározása</w:t>
      </w:r>
      <w:bookmarkEnd w:id="635"/>
    </w:p>
    <w:p w14:paraId="7EB3F7DC" w14:textId="020D9026" w:rsidR="00EE79C5" w:rsidRDefault="007128FE" w:rsidP="0033193A">
      <w:pPr>
        <w:ind w:firstLine="357"/>
        <w:rPr>
          <w:ins w:id="636" w:author="Gamerek Nonstop" w:date="2024-12-05T19:59:00Z"/>
        </w:rPr>
      </w:pPr>
      <w:r>
        <w:t>Mielőtt a fejlesztési környezet, szoftver, nyelv kiválasztása megtörténne az</w:t>
      </w:r>
      <w:ins w:id="637" w:author="Gamerek Nonstop" w:date="2024-12-05T19:30:00Z">
        <w:r w:rsidR="00F67779">
          <w:t xml:space="preserve"> </w:t>
        </w:r>
      </w:ins>
      <w:r>
        <w:t>előtt szükség van a lépések és pontok meghatározása, ami</w:t>
      </w:r>
      <w:ins w:id="638" w:author="Gamerek Nonstop" w:date="2024-12-05T19:30:00Z">
        <w:r w:rsidR="00F67779">
          <w:t>k</w:t>
        </w:r>
      </w:ins>
      <w:r>
        <w:t xml:space="preserve"> szerint </w:t>
      </w:r>
      <w:commentRangeStart w:id="639"/>
      <w:del w:id="640" w:author="Gamerek Nonstop" w:date="2024-12-05T19:30:00Z">
        <w:r w:rsidDel="00F67779">
          <w:delText xml:space="preserve">időlegesen </w:delText>
        </w:r>
      </w:del>
      <w:commentRangeEnd w:id="639"/>
      <w:ins w:id="641" w:author="Gamerek Nonstop" w:date="2024-12-05T19:30:00Z">
        <w:r w:rsidR="00F67779">
          <w:t xml:space="preserve">időhöz kötötten </w:t>
        </w:r>
      </w:ins>
      <w:r w:rsidR="00CB0E48">
        <w:rPr>
          <w:rStyle w:val="Jegyzethivatkozs"/>
          <w:rFonts w:cstheme="minorHAnsi"/>
        </w:rPr>
        <w:commentReference w:id="639"/>
      </w:r>
      <w:r>
        <w:t>megállapítható és végig lekövethető a projekt</w:t>
      </w:r>
      <w:ins w:id="642" w:author="Gamerek Nonstop" w:date="2024-12-05T19:31:00Z">
        <w:r w:rsidR="00F67779">
          <w:t xml:space="preserve"> éppen folyamatban lévő szakasza az</w:t>
        </w:r>
      </w:ins>
      <w:r>
        <w:t xml:space="preserve"> elejétől a végéig.</w:t>
      </w:r>
    </w:p>
    <w:p w14:paraId="343CEAB4" w14:textId="0742CDAC" w:rsidR="00EE79C5" w:rsidRDefault="00EE79C5">
      <w:pPr>
        <w:pStyle w:val="Cmsor2"/>
        <w:rPr>
          <w:ins w:id="643" w:author="Gamerek Nonstop" w:date="2024-12-05T19:59:00Z"/>
        </w:rPr>
        <w:pPrChange w:id="644" w:author="Gamerek Nonstop" w:date="2024-12-05T20:09:00Z">
          <w:pPr>
            <w:ind w:firstLine="0"/>
          </w:pPr>
        </w:pPrChange>
      </w:pPr>
      <w:bookmarkStart w:id="645" w:name="_Toc195551937"/>
      <w:ins w:id="646" w:author="Gamerek Nonstop" w:date="2024-12-05T19:59:00Z">
        <w:r>
          <w:t>Fejlesztőkörnyezet és verzió kiválasztás oka</w:t>
        </w:r>
        <w:bookmarkEnd w:id="645"/>
      </w:ins>
    </w:p>
    <w:p w14:paraId="28579ECA" w14:textId="77777777" w:rsidR="00EE79C5" w:rsidRDefault="00EE79C5">
      <w:pPr>
        <w:ind w:firstLine="431"/>
        <w:rPr>
          <w:ins w:id="647" w:author="Gamerek Nonstop" w:date="2024-12-05T19:59:00Z"/>
        </w:rPr>
        <w:pPrChange w:id="648" w:author="Gamerek Nonstop" w:date="2024-12-05T20:09:00Z">
          <w:pPr/>
        </w:pPrChange>
      </w:pPr>
      <w:ins w:id="649" w:author="Gamerek Nonstop" w:date="2024-12-05T19:59:00Z">
        <w:r>
          <w:t>Fejlesztőkörnyezetek terén széles a választék, amiből lehet válogatni, minden környezet egyedi „</w:t>
        </w:r>
        <w:proofErr w:type="spellStart"/>
        <w:r>
          <w:t>engine</w:t>
        </w:r>
        <w:proofErr w:type="spellEnd"/>
        <w:r>
          <w:t>” -el van ellátva, ami nemcsak, hogy sajátos kinézetet ad az editor megjelenésének, de más-más teljesítményi és megjelenítési opciókat kínál.</w:t>
        </w:r>
      </w:ins>
    </w:p>
    <w:p w14:paraId="44738406" w14:textId="77777777" w:rsidR="00EE79C5" w:rsidRDefault="00EE79C5" w:rsidP="00EE79C5">
      <w:pPr>
        <w:rPr>
          <w:ins w:id="650" w:author="Gamerek Nonstop" w:date="2024-12-05T19:59:00Z"/>
        </w:rPr>
      </w:pPr>
      <w:ins w:id="651" w:author="Gamerek Nonstop" w:date="2024-12-05T19:59:00Z">
        <w:r>
          <w:t>A 3 legkedveltebb környezetek a következők:</w:t>
        </w:r>
      </w:ins>
    </w:p>
    <w:p w14:paraId="1E9CAF73" w14:textId="77777777" w:rsidR="00EE79C5" w:rsidRDefault="00EE79C5" w:rsidP="00EE79C5">
      <w:pPr>
        <w:pStyle w:val="Listaszerbekezds"/>
        <w:numPr>
          <w:ilvl w:val="0"/>
          <w:numId w:val="27"/>
        </w:numPr>
        <w:rPr>
          <w:ins w:id="652" w:author="Gamerek Nonstop" w:date="2024-12-05T19:59:00Z"/>
        </w:rPr>
      </w:pPr>
      <w:proofErr w:type="spellStart"/>
      <w:ins w:id="653" w:author="Gamerek Nonstop" w:date="2024-12-05T19:59:00Z">
        <w:r>
          <w:t>Unreal</w:t>
        </w:r>
        <w:proofErr w:type="spellEnd"/>
        <w:r>
          <w:t xml:space="preserve"> </w:t>
        </w:r>
        <w:proofErr w:type="spellStart"/>
        <w:r>
          <w:t>Engine</w:t>
        </w:r>
        <w:proofErr w:type="spellEnd"/>
      </w:ins>
    </w:p>
    <w:p w14:paraId="7C039D60" w14:textId="77777777" w:rsidR="00EE79C5" w:rsidRDefault="00EE79C5" w:rsidP="00EE79C5">
      <w:pPr>
        <w:pStyle w:val="Listaszerbekezds"/>
        <w:numPr>
          <w:ilvl w:val="0"/>
          <w:numId w:val="27"/>
        </w:numPr>
        <w:rPr>
          <w:ins w:id="654" w:author="Gamerek Nonstop" w:date="2024-12-05T19:59:00Z"/>
        </w:rPr>
      </w:pPr>
      <w:proofErr w:type="spellStart"/>
      <w:ins w:id="655" w:author="Gamerek Nonstop" w:date="2024-12-05T19:59:00Z">
        <w:r>
          <w:t>Godot</w:t>
        </w:r>
        <w:proofErr w:type="spellEnd"/>
      </w:ins>
    </w:p>
    <w:p w14:paraId="31B95A78" w14:textId="77777777" w:rsidR="00EE79C5" w:rsidRDefault="00EE79C5" w:rsidP="00EE79C5">
      <w:pPr>
        <w:pStyle w:val="Listaszerbekezds"/>
        <w:numPr>
          <w:ilvl w:val="0"/>
          <w:numId w:val="27"/>
        </w:numPr>
        <w:rPr>
          <w:ins w:id="656" w:author="Gamerek Nonstop" w:date="2024-12-05T19:59:00Z"/>
        </w:rPr>
      </w:pPr>
      <w:ins w:id="657" w:author="Gamerek Nonstop" w:date="2024-12-05T19:59:00Z">
        <w:r>
          <w:t>Unity</w:t>
        </w:r>
      </w:ins>
    </w:p>
    <w:p w14:paraId="2ED08B55" w14:textId="77777777" w:rsidR="00EE79C5" w:rsidRDefault="00EE79C5" w:rsidP="0033193A">
      <w:pPr>
        <w:ind w:firstLine="0"/>
        <w:rPr>
          <w:ins w:id="658" w:author="Gamerek Nonstop" w:date="2024-12-05T19:59:00Z"/>
        </w:rPr>
      </w:pPr>
      <w:ins w:id="659" w:author="Gamerek Nonstop" w:date="2024-12-05T19:59:00Z">
        <w:r>
          <w:lastRenderedPageBreak/>
          <w:t>Ezek mindenki számára ingyenesen elérhetők, de bizonyos szolgáltatásokat igénybe lehet venni, amik már bizonyos árú előfizetésekért érhetők el.</w:t>
        </w:r>
      </w:ins>
    </w:p>
    <w:p w14:paraId="117DF846" w14:textId="6DF23EDF" w:rsidR="00EE79C5" w:rsidRDefault="00EE79C5" w:rsidP="0033193A">
      <w:pPr>
        <w:ind w:firstLine="0"/>
        <w:rPr>
          <w:ins w:id="660" w:author="Gamerek Nonstop" w:date="2024-12-05T19:59:00Z"/>
        </w:rPr>
      </w:pPr>
      <w:ins w:id="661" w:author="Gamerek Nonstop" w:date="2024-12-05T19:59:00Z">
        <w:r>
          <w:t xml:space="preserve">A szoftverek közül a legnagyobb potenciállal és összetettséggel az </w:t>
        </w:r>
        <w:proofErr w:type="spellStart"/>
        <w:r>
          <w:t>Unreal</w:t>
        </w:r>
        <w:proofErr w:type="spellEnd"/>
        <w:r>
          <w:t xml:space="preserve"> </w:t>
        </w:r>
        <w:proofErr w:type="spellStart"/>
        <w:r>
          <w:t>Engine</w:t>
        </w:r>
        <w:proofErr w:type="spellEnd"/>
        <w:r>
          <w:t xml:space="preserve"> rendelkezik. 3D, 2D és VR játékok fejlesztésére is lehetőséget biztosít, egyedi személyre szabható editor felületet nyújt felhasználóinak. H</w:t>
        </w:r>
        <w:r w:rsidRPr="00BC3F43">
          <w:t xml:space="preserve">íres a </w:t>
        </w:r>
      </w:ins>
      <w:r w:rsidR="00DD1DC6" w:rsidRPr="00BC3F43">
        <w:t>fotó realisztikus</w:t>
      </w:r>
      <w:ins w:id="662" w:author="Gamerek Nonstop" w:date="2024-12-05T19:59:00Z">
        <w:r w:rsidRPr="00BC3F43">
          <w:t xml:space="preserve"> </w:t>
        </w:r>
        <w:proofErr w:type="spellStart"/>
        <w:r w:rsidRPr="00BC3F43">
          <w:t>renderelésről</w:t>
        </w:r>
        <w:proofErr w:type="spellEnd"/>
        <w:r w:rsidRPr="00BC3F43">
          <w:t xml:space="preserve">, amely a fejlett megvilágítási és anyagkezelési rendszereknek (pl. Lumen és </w:t>
        </w:r>
        <w:proofErr w:type="spellStart"/>
        <w:r w:rsidRPr="00BC3F43">
          <w:t>Nanite</w:t>
        </w:r>
        <w:proofErr w:type="spellEnd"/>
        <w:r w:rsidRPr="00BC3F43">
          <w:t xml:space="preserve"> az UE5-ben) köszönhető</w:t>
        </w:r>
        <w:r>
          <w:t>. Rendelkezik b</w:t>
        </w:r>
        <w:r w:rsidRPr="00BC3F43">
          <w:t>eépített fizikai motor</w:t>
        </w:r>
        <w:r>
          <w:t>ral</w:t>
        </w:r>
        <w:r w:rsidRPr="00BC3F43">
          <w:t xml:space="preserve"> (Chaos </w:t>
        </w:r>
        <w:proofErr w:type="spellStart"/>
        <w:r w:rsidRPr="00BC3F43">
          <w:t>Physics</w:t>
        </w:r>
        <w:proofErr w:type="spellEnd"/>
        <w:r w:rsidRPr="00BC3F43">
          <w:t>), amely realisztikus töréseket, ütközéseket és szimulációkat tesz lehetővé.</w:t>
        </w:r>
        <w:r>
          <w:t xml:space="preserve"> Általában nagy szabású, nyílt világú összetettebb játékok készítésére használják. Ebben fejlesztették többek között a </w:t>
        </w:r>
        <w:proofErr w:type="spellStart"/>
        <w:r>
          <w:t>Gears</w:t>
        </w:r>
        <w:proofErr w:type="spellEnd"/>
        <w:r>
          <w:t xml:space="preserve"> of </w:t>
        </w:r>
        <w:proofErr w:type="spellStart"/>
        <w:r>
          <w:t>War</w:t>
        </w:r>
        <w:proofErr w:type="spellEnd"/>
        <w:r>
          <w:t xml:space="preserve"> sorozatot vagy a </w:t>
        </w:r>
        <w:proofErr w:type="spellStart"/>
        <w:r>
          <w:t>Hellblade</w:t>
        </w:r>
        <w:proofErr w:type="spellEnd"/>
        <w:r>
          <w:t xml:space="preserve">: </w:t>
        </w:r>
        <w:proofErr w:type="spellStart"/>
        <w:r>
          <w:t>Senua’s</w:t>
        </w:r>
        <w:proofErr w:type="spellEnd"/>
        <w:r>
          <w:t xml:space="preserve"> </w:t>
        </w:r>
        <w:proofErr w:type="spellStart"/>
        <w:r>
          <w:t>Sacrifice</w:t>
        </w:r>
        <w:proofErr w:type="spellEnd"/>
        <w:r>
          <w:t>-t.</w:t>
        </w:r>
      </w:ins>
    </w:p>
    <w:p w14:paraId="28AA5858" w14:textId="77777777" w:rsidR="00EE79C5" w:rsidRDefault="00EE79C5" w:rsidP="0033193A">
      <w:pPr>
        <w:ind w:firstLine="0"/>
        <w:rPr>
          <w:ins w:id="663" w:author="Gamerek Nonstop" w:date="2024-12-05T19:59:00Z"/>
        </w:rPr>
      </w:pPr>
      <w:ins w:id="664" w:author="Gamerek Nonstop" w:date="2024-12-05T19:59:00Z">
        <w:r>
          <w:t xml:space="preserve">Utána rögtön a </w:t>
        </w:r>
        <w:proofErr w:type="spellStart"/>
        <w:r>
          <w:t>Godot</w:t>
        </w:r>
        <w:proofErr w:type="spellEnd"/>
        <w:r>
          <w:t xml:space="preserve"> látható a listában, amit főleg 2D-s vagy 3D-s játékok készítésére alkalmaznak. Egyedi jellemzői közé sorolható a GD Script, ami egy P</w:t>
        </w:r>
        <w:r w:rsidRPr="0040297C">
          <w:t xml:space="preserve">ythonhoz hasonló, könnyen tanulható, játékfejlesztésre optimalizált </w:t>
        </w:r>
        <w:proofErr w:type="spellStart"/>
        <w:r w:rsidRPr="0040297C">
          <w:t>szkriptelési</w:t>
        </w:r>
        <w:proofErr w:type="spellEnd"/>
        <w:r w:rsidRPr="0040297C">
          <w:t xml:space="preserve"> nyelv.</w:t>
        </w:r>
        <w:r>
          <w:t xml:space="preserve"> Bár nyelvek terén elég bőkezű a választék mivel megengedő környezetnek számít.  Könnyen tanulható, nagyon jó kezdők számára, akik éppen belecsöppentek a játékfejlesztés világába. Ezek mellett a </w:t>
        </w:r>
        <w:proofErr w:type="spellStart"/>
        <w:r w:rsidRPr="0040297C">
          <w:t>Godot</w:t>
        </w:r>
        <w:proofErr w:type="spellEnd"/>
        <w:r w:rsidRPr="0040297C">
          <w:t xml:space="preserve"> lehetővé teszi, hogy csak a projektedhez szükséges funkciókat töltsd be, </w:t>
        </w:r>
        <w:r>
          <w:t>ezzel könnyen</w:t>
        </w:r>
        <w:r w:rsidRPr="0040297C">
          <w:t xml:space="preserve"> optimalizálható a teljesítmény.</w:t>
        </w:r>
        <w:r>
          <w:t xml:space="preserve"> Ebben készült játék például a </w:t>
        </w:r>
        <w:proofErr w:type="spellStart"/>
        <w:r>
          <w:t>Kingdoms</w:t>
        </w:r>
        <w:proofErr w:type="spellEnd"/>
        <w:r>
          <w:t xml:space="preserve"> of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Dump</w:t>
        </w:r>
        <w:proofErr w:type="spellEnd"/>
        <w:r>
          <w:t xml:space="preserve"> vagy a </w:t>
        </w:r>
        <w:proofErr w:type="spellStart"/>
        <w:r>
          <w:t>Sea</w:t>
        </w:r>
        <w:proofErr w:type="spellEnd"/>
        <w:r>
          <w:t xml:space="preserve"> Salt.</w:t>
        </w:r>
      </w:ins>
    </w:p>
    <w:p w14:paraId="2A0BE350" w14:textId="4577C811" w:rsidR="00EE79C5" w:rsidRDefault="00EE79C5" w:rsidP="0033193A">
      <w:pPr>
        <w:ind w:firstLine="0"/>
        <w:rPr>
          <w:ins w:id="665" w:author="Gamerek Nonstop" w:date="2024-12-05T19:59:00Z"/>
        </w:rPr>
      </w:pPr>
      <w:ins w:id="666" w:author="Gamerek Nonstop" w:date="2024-12-05T19:59:00Z">
        <w:r>
          <w:t xml:space="preserve">Számomra mégis a legszimpatikusabb környezet a Unity volt, mivel nehézségi szintben valahol az előbb említett kettő közé sorolható mégis sok példa mutatja, hogy alkalmas AAA játékok elkészítésére is. </w:t>
        </w:r>
        <w:r w:rsidRPr="0040297C">
          <w:t>Támogatja a PC, konzol, mobil (iOS, Android), web (</w:t>
        </w:r>
        <w:proofErr w:type="spellStart"/>
        <w:r w:rsidRPr="0040297C">
          <w:t>WebGL</w:t>
        </w:r>
        <w:proofErr w:type="spellEnd"/>
        <w:r w:rsidRPr="0040297C">
          <w:t>), AR/VR és egyéb platformok fejlesztését.</w:t>
        </w:r>
        <w:r>
          <w:t xml:space="preserve"> Fő programozási nyelve a C#, ami könnyen tanulható és számomra ismert, kedvelt nyelv.</w:t>
        </w:r>
        <w:r w:rsidRPr="0040297C">
          <w:t xml:space="preserve"> </w:t>
        </w:r>
        <w:r>
          <w:t xml:space="preserve">A Unity </w:t>
        </w:r>
        <w:proofErr w:type="spellStart"/>
        <w:r>
          <w:t>Asset</w:t>
        </w:r>
        <w:proofErr w:type="spellEnd"/>
        <w:r>
          <w:t xml:space="preserve"> </w:t>
        </w:r>
        <w:proofErr w:type="spellStart"/>
        <w:r>
          <w:t>Store</w:t>
        </w:r>
        <w:proofErr w:type="spellEnd"/>
        <w:r>
          <w:t xml:space="preserve"> rengeteg előre elkészített 3D modellel, </w:t>
        </w:r>
        <w:proofErr w:type="spellStart"/>
        <w:r>
          <w:t>s</w:t>
        </w:r>
      </w:ins>
      <w:ins w:id="667" w:author="Nonstop Gamerek" w:date="2025-04-25T11:57:00Z">
        <w:r w:rsidR="001A1663">
          <w:t>zk</w:t>
        </w:r>
      </w:ins>
      <w:ins w:id="668" w:author="Gamerek Nonstop" w:date="2024-12-05T19:59:00Z">
        <w:del w:id="669" w:author="Nonstop Gamerek" w:date="2025-04-25T11:57:00Z">
          <w:r w:rsidDel="001A1663">
            <w:delText>c</w:delText>
          </w:r>
        </w:del>
        <w:r>
          <w:t>ripttel</w:t>
        </w:r>
        <w:proofErr w:type="spellEnd"/>
        <w:r>
          <w:t>, textúrával és más eszközzel segítheti a fejlesztési folyamatot. Emellett rengeteg oktatóanyag van az interneten különböző leleményes fejlesztési metódusokra, amelyekkel el lehet sajátítani a bonyolultabb játék fejlesztési képességeket. Folyamatosan fejlődik új funkciókkal és eszközökkel, például az URP (</w:t>
        </w:r>
        <w:proofErr w:type="spellStart"/>
        <w:r>
          <w:t>Universal</w:t>
        </w:r>
        <w:proofErr w:type="spellEnd"/>
        <w:r>
          <w:t xml:space="preserve"> </w:t>
        </w:r>
        <w:proofErr w:type="spellStart"/>
        <w:r>
          <w:t>Render</w:t>
        </w:r>
        <w:proofErr w:type="spellEnd"/>
        <w:r>
          <w:t xml:space="preserve"> </w:t>
        </w:r>
        <w:proofErr w:type="spellStart"/>
        <w:r>
          <w:t>Pipeline</w:t>
        </w:r>
        <w:proofErr w:type="spellEnd"/>
        <w:r>
          <w:t>) és HDRP (</w:t>
        </w:r>
        <w:proofErr w:type="spellStart"/>
        <w:r>
          <w:t>High</w:t>
        </w:r>
        <w:proofErr w:type="spellEnd"/>
        <w:r>
          <w:t xml:space="preserve"> </w:t>
        </w:r>
        <w:proofErr w:type="spellStart"/>
        <w:r>
          <w:t>Definition</w:t>
        </w:r>
        <w:proofErr w:type="spellEnd"/>
        <w:r>
          <w:t xml:space="preserve"> </w:t>
        </w:r>
        <w:proofErr w:type="spellStart"/>
        <w:r>
          <w:t>Render</w:t>
        </w:r>
        <w:proofErr w:type="spellEnd"/>
        <w:r>
          <w:t xml:space="preserve"> </w:t>
        </w:r>
        <w:proofErr w:type="spellStart"/>
        <w:r>
          <w:t>Pipeline</w:t>
        </w:r>
        <w:proofErr w:type="spellEnd"/>
        <w:r>
          <w:t xml:space="preserve">) ami lehetővé teszi a játékok </w:t>
        </w:r>
        <w:proofErr w:type="spellStart"/>
        <w:r>
          <w:t>foto</w:t>
        </w:r>
        <w:proofErr w:type="spellEnd"/>
        <w:r>
          <w:t xml:space="preserve"> realisztikus megjelenítését. A </w:t>
        </w:r>
        <w:proofErr w:type="spellStart"/>
        <w:r>
          <w:t>Profiler</w:t>
        </w:r>
        <w:proofErr w:type="spellEnd"/>
        <w:r>
          <w:t xml:space="preserve"> és egyéb optimalizációs eszközök segítségével gyorsan azonosíthatod és javíthatod a teljesítményproblémákat és még sok más hasonló </w:t>
        </w:r>
      </w:ins>
      <w:r w:rsidR="00B42C58">
        <w:t>jellegzetességgel</w:t>
      </w:r>
      <w:ins w:id="670" w:author="Gamerek Nonstop" w:date="2024-12-05T19:59:00Z">
        <w:r>
          <w:t xml:space="preserve"> rendelkezik, amik nagyon gyakran frissülnek újabb és újabb Editor verziók formájában. Ebben az </w:t>
        </w:r>
        <w:proofErr w:type="spellStart"/>
        <w:r>
          <w:t>Engine</w:t>
        </w:r>
        <w:proofErr w:type="spellEnd"/>
        <w:r>
          <w:t xml:space="preserve">-ben készültek például a </w:t>
        </w:r>
        <w:proofErr w:type="spellStart"/>
        <w:r>
          <w:t>Cuphead</w:t>
        </w:r>
        <w:proofErr w:type="spellEnd"/>
        <w:r>
          <w:t xml:space="preserve">, </w:t>
        </w:r>
        <w:proofErr w:type="spellStart"/>
        <w:r>
          <w:t>Subnautica</w:t>
        </w:r>
        <w:proofErr w:type="spellEnd"/>
        <w:r>
          <w:t xml:space="preserve"> és </w:t>
        </w:r>
        <w:proofErr w:type="spellStart"/>
        <w:r>
          <w:t>Ori</w:t>
        </w:r>
        <w:proofErr w:type="spellEnd"/>
        <w:r>
          <w:t xml:space="preserve"> and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Blind</w:t>
        </w:r>
        <w:proofErr w:type="spellEnd"/>
        <w:r>
          <w:t xml:space="preserve"> Forest nevű játékok.</w:t>
        </w:r>
      </w:ins>
    </w:p>
    <w:p w14:paraId="251C4882" w14:textId="172CB884" w:rsidR="00EE79C5" w:rsidRDefault="00EE79C5" w:rsidP="0033193A">
      <w:pPr>
        <w:ind w:firstLine="0"/>
        <w:rPr>
          <w:ins w:id="671" w:author="Gamerek Nonstop" w:date="2024-12-05T19:59:00Z"/>
        </w:rPr>
      </w:pPr>
      <w:ins w:id="672" w:author="Gamerek Nonstop" w:date="2024-12-05T19:59:00Z">
        <w:r>
          <w:lastRenderedPageBreak/>
          <w:t xml:space="preserve">Maga az </w:t>
        </w:r>
        <w:proofErr w:type="spellStart"/>
        <w:r>
          <w:t>Engine</w:t>
        </w:r>
        <w:proofErr w:type="spellEnd"/>
        <w:r>
          <w:t xml:space="preserve"> 2005-ös megjelenése óta világszinten használt, elismert és népszerű. Nem csak kizárólag játékfejlesztésre alkalmazzák, hanem például a filmiparban való szimulálásra, oktatásra, építészeti vizualizációkra vagy orvosi szimulációkra is használják. Sok </w:t>
        </w:r>
        <w:proofErr w:type="spellStart"/>
        <w:r>
          <w:t>Indie</w:t>
        </w:r>
        <w:proofErr w:type="spellEnd"/>
        <w:r>
          <w:t xml:space="preserve"> játékfejlesztő eszköze. Stúdiók terén az </w:t>
        </w:r>
        <w:proofErr w:type="spellStart"/>
        <w:r>
          <w:t>Electronic</w:t>
        </w:r>
        <w:proofErr w:type="spellEnd"/>
        <w:r>
          <w:t xml:space="preserve"> </w:t>
        </w:r>
        <w:proofErr w:type="spellStart"/>
        <w:r>
          <w:t>Arts</w:t>
        </w:r>
        <w:proofErr w:type="spellEnd"/>
        <w:r>
          <w:t xml:space="preserve"> (EA), a </w:t>
        </w:r>
        <w:proofErr w:type="spellStart"/>
        <w:r>
          <w:t>Ubisoft</w:t>
        </w:r>
        <w:proofErr w:type="spellEnd"/>
        <w:r>
          <w:t xml:space="preserve">, a </w:t>
        </w:r>
        <w:proofErr w:type="spellStart"/>
        <w:r>
          <w:t>Blizzard</w:t>
        </w:r>
        <w:proofErr w:type="spellEnd"/>
        <w:r>
          <w:t xml:space="preserve"> </w:t>
        </w:r>
        <w:proofErr w:type="spellStart"/>
        <w:r>
          <w:t>Entertraiment</w:t>
        </w:r>
        <w:proofErr w:type="spellEnd"/>
        <w:r>
          <w:t xml:space="preserve"> vagy a </w:t>
        </w:r>
        <w:proofErr w:type="spellStart"/>
        <w:r>
          <w:t>Supercell</w:t>
        </w:r>
        <w:proofErr w:type="spellEnd"/>
        <w:r>
          <w:t xml:space="preserve"> is mind a mai napig fejlesztenek benne legyen szó mobil, PC, vagy VR játékokról. És biztos vagyok benne, hogy az </w:t>
        </w:r>
      </w:ins>
      <w:r w:rsidR="00B42C58">
        <w:t>elkövetkezendő</w:t>
      </w:r>
      <w:ins w:id="673" w:author="Gamerek Nonstop" w:date="2024-12-05T19:59:00Z">
        <w:r>
          <w:t xml:space="preserve"> években érkezni fognak még Unity-ben készül AAA címek.   </w:t>
        </w:r>
      </w:ins>
    </w:p>
    <w:p w14:paraId="491671E7" w14:textId="450884A6" w:rsidR="00EE79C5" w:rsidDel="00B8284F" w:rsidRDefault="00B8284F" w:rsidP="00EE79C5">
      <w:pPr>
        <w:rPr>
          <w:ins w:id="674" w:author="Gamerek Nonstop" w:date="2024-12-05T19:59:00Z"/>
          <w:del w:id="675" w:author="Nonstop Gamerek" w:date="2025-04-23T12:40:00Z"/>
          <w:noProof/>
        </w:rPr>
      </w:pPr>
      <w:ins w:id="676" w:author="Nonstop Gamerek" w:date="2025-04-23T12:40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92032" behindDoc="0" locked="0" layoutInCell="1" allowOverlap="1" wp14:anchorId="72D5B2B6" wp14:editId="2B92194E">
                  <wp:simplePos x="0" y="0"/>
                  <wp:positionH relativeFrom="column">
                    <wp:posOffset>480060</wp:posOffset>
                  </wp:positionH>
                  <wp:positionV relativeFrom="paragraph">
                    <wp:posOffset>4050665</wp:posOffset>
                  </wp:positionV>
                  <wp:extent cx="4436745" cy="635"/>
                  <wp:effectExtent l="0" t="0" r="0" b="0"/>
                  <wp:wrapTopAndBottom/>
                  <wp:docPr id="32" name="Szövegdoboz 3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4436745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CEC0F69" w14:textId="3ED3C19E" w:rsidR="00A90DB9" w:rsidRPr="005204C5" w:rsidRDefault="00A90DB9">
                              <w:pPr>
                                <w:pStyle w:val="Kpalrs"/>
                                <w:rPr>
                                  <w:noProof/>
                                </w:rPr>
                                <w:pPrChange w:id="677" w:author="Nonstop Gamerek" w:date="2025-04-23T12:40:00Z">
                                  <w:pPr/>
                                </w:pPrChange>
                              </w:pPr>
                              <w:ins w:id="678" w:author="Nonstop Gamerek" w:date="2025-04-23T12:40:00Z">
                                <w:r>
                                  <w:rPr>
                                    <w:noProof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</w:rPr>
                                  <w:instrText xml:space="preserve"> SEQ ábra \* ARABIC </w:instrText>
                                </w:r>
                              </w:ins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679" w:name="_Toc196304926"/>
                              <w:ins w:id="680" w:author="Nonstop Gamerek" w:date="2025-04-25T13:41:00Z">
                                <w:r w:rsidR="00113BD1">
                                  <w:rPr>
                                    <w:noProof/>
                                  </w:rPr>
                                  <w:t>3</w:t>
                                </w:r>
                              </w:ins>
                              <w:ins w:id="681" w:author="Nonstop Gamerek" w:date="2025-04-23T12:40:00Z"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t xml:space="preserve">. ábra: Unity </w:t>
                                </w:r>
                                <w:proofErr w:type="spellStart"/>
                                <w:r>
                                  <w:t>Hub</w:t>
                                </w:r>
                                <w:proofErr w:type="spellEnd"/>
                                <w:r>
                                  <w:t xml:space="preserve"> felülete</w:t>
                                </w:r>
                              </w:ins>
                              <w:bookmarkEnd w:id="679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72D5B2B6" id="Szövegdoboz 32" o:spid="_x0000_s1027" type="#_x0000_t202" style="position:absolute;left:0;text-align:left;margin-left:37.8pt;margin-top:318.95pt;width:349.3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" stroked="f">
                  <v:textbox style="mso-fit-shape-to-text:t" inset="0,0,0,0">
                    <w:txbxContent>
                      <w:p w14:paraId="7CEC0F69" w14:textId="3ED3C19E" w:rsidR="00A90DB9" w:rsidRPr="005204C5" w:rsidRDefault="00A90DB9">
                        <w:pPr>
                          <w:pStyle w:val="Kpalrs"/>
                          <w:rPr>
                            <w:noProof/>
                          </w:rPr>
                          <w:pPrChange w:id="682" w:author="Nonstop Gamerek" w:date="2025-04-23T12:40:00Z">
                            <w:pPr/>
                          </w:pPrChange>
                        </w:pPr>
                        <w:ins w:id="683" w:author="Nonstop Gamerek" w:date="2025-04-23T12:40:00Z"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SEQ ábra \* ARABIC </w:instrText>
                          </w:r>
                        </w:ins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684" w:name="_Toc196304926"/>
                        <w:ins w:id="685" w:author="Nonstop Gamerek" w:date="2025-04-25T13:41:00Z">
                          <w:r w:rsidR="00113BD1">
                            <w:rPr>
                              <w:noProof/>
                            </w:rPr>
                            <w:t>3</w:t>
                          </w:r>
                        </w:ins>
                        <w:ins w:id="686" w:author="Nonstop Gamerek" w:date="2025-04-23T12:40:00Z"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t xml:space="preserve">. ábra: Unity </w:t>
                          </w:r>
                          <w:proofErr w:type="spellStart"/>
                          <w:r>
                            <w:t>Hub</w:t>
                          </w:r>
                          <w:proofErr w:type="spellEnd"/>
                          <w:r>
                            <w:t xml:space="preserve"> felülete</w:t>
                          </w:r>
                        </w:ins>
                        <w:bookmarkEnd w:id="684"/>
                      </w:p>
                    </w:txbxContent>
                  </v:textbox>
                  <w10:wrap type="topAndBottom"/>
                </v:shape>
              </w:pict>
            </mc:Fallback>
          </mc:AlternateContent>
        </w:r>
      </w:ins>
      <w:ins w:id="687" w:author="Gamerek Nonstop" w:date="2024-12-05T19:59:00Z">
        <w:r w:rsidR="00EE79C5">
          <w:rPr>
            <w:noProof/>
          </w:rPr>
          <w:drawing>
            <wp:anchor distT="0" distB="0" distL="114300" distR="114300" simplePos="0" relativeHeight="251660288" behindDoc="0" locked="0" layoutInCell="1" allowOverlap="1" wp14:anchorId="4885AA83" wp14:editId="4AEB46B8">
              <wp:simplePos x="0" y="0"/>
              <wp:positionH relativeFrom="margin">
                <wp:align>center</wp:align>
              </wp:positionH>
              <wp:positionV relativeFrom="paragraph">
                <wp:posOffset>1393442</wp:posOffset>
              </wp:positionV>
              <wp:extent cx="4436745" cy="2600325"/>
              <wp:effectExtent l="0" t="0" r="1905" b="9525"/>
              <wp:wrapTopAndBottom/>
              <wp:docPr id="4" name="Kép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436745" cy="2600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="00EE79C5">
          <w:t xml:space="preserve">Én a </w:t>
        </w:r>
        <w:r w:rsidR="00EE79C5" w:rsidRPr="00940AEB">
          <w:t>Unity 2022.3.37f1</w:t>
        </w:r>
        <w:r w:rsidR="00EE79C5">
          <w:t xml:space="preserve"> Editor verzióját választottam mivel ez egy megbízható régóta támogatott LTS verziónak számít. Kódoláshoz a Visual </w:t>
        </w:r>
        <w:proofErr w:type="spellStart"/>
        <w:r w:rsidR="00EE79C5">
          <w:t>Studio</w:t>
        </w:r>
        <w:proofErr w:type="spellEnd"/>
        <w:r w:rsidR="00EE79C5">
          <w:t xml:space="preserve"> 2022-es verzióját használtam, illetve a fejlesztés nyomon </w:t>
        </w:r>
        <w:proofErr w:type="spellStart"/>
        <w:r w:rsidR="00EE79C5">
          <w:t>követesét</w:t>
        </w:r>
        <w:proofErr w:type="spellEnd"/>
        <w:r w:rsidR="00EE79C5">
          <w:t xml:space="preserve"> a GitHub </w:t>
        </w:r>
        <w:proofErr w:type="spellStart"/>
        <w:r w:rsidR="00EE79C5">
          <w:t>Dekstop</w:t>
        </w:r>
        <w:proofErr w:type="spellEnd"/>
        <w:r w:rsidR="00EE79C5">
          <w:t xml:space="preserve"> alkalmazásában figyeltem, mivel így a </w:t>
        </w:r>
      </w:ins>
      <w:r w:rsidR="00B42C58">
        <w:t>„</w:t>
      </w:r>
      <w:proofErr w:type="spellStart"/>
      <w:ins w:id="688" w:author="Gamerek Nonstop" w:date="2024-12-05T19:59:00Z">
        <w:r w:rsidR="00EE79C5">
          <w:t>Push-Pull</w:t>
        </w:r>
      </w:ins>
      <w:proofErr w:type="spellEnd"/>
      <w:r w:rsidR="00B42C58">
        <w:t>”</w:t>
      </w:r>
      <w:ins w:id="689" w:author="Gamerek Nonstop" w:date="2024-12-05T19:59:00Z">
        <w:r w:rsidR="00EE79C5">
          <w:t xml:space="preserve"> metódust használva egy online </w:t>
        </w:r>
        <w:proofErr w:type="spellStart"/>
        <w:r w:rsidR="00EE79C5">
          <w:t>repository-ból</w:t>
        </w:r>
        <w:proofErr w:type="spellEnd"/>
        <w:r w:rsidR="00EE79C5">
          <w:t xml:space="preserve"> több helyről is hozzáfértem a projekthez és naprakészen tudtam fejleszteni.</w:t>
        </w:r>
        <w:r w:rsidR="00EE79C5" w:rsidRPr="00360150">
          <w:rPr>
            <w:noProof/>
          </w:rPr>
          <w:t xml:space="preserve"> </w:t>
        </w:r>
      </w:ins>
    </w:p>
    <w:p w14:paraId="52026325" w14:textId="2A64787A" w:rsidR="00EE79C5" w:rsidRDefault="00EB7CC1" w:rsidP="00B8284F">
      <w:ins w:id="690" w:author="Gamerek Nonstop" w:date="2024-12-05T20:08:00Z">
        <w:del w:id="691" w:author="Nonstop Gamerek" w:date="2025-04-23T12:40:00Z">
          <w:r w:rsidDel="00B8284F">
            <w:delText>3. ábra: Unity Hub felülete</w:delText>
          </w:r>
        </w:del>
      </w:ins>
    </w:p>
    <w:p w14:paraId="6F4E8E2B" w14:textId="689F3B7E" w:rsidR="007128FE" w:rsidRDefault="007128FE" w:rsidP="007128FE">
      <w:pPr>
        <w:pStyle w:val="Cmsor2"/>
        <w:rPr>
          <w:ins w:id="692" w:author="Gamerek Nonstop" w:date="2024-12-05T19:31:00Z"/>
        </w:rPr>
      </w:pPr>
      <w:bookmarkStart w:id="693" w:name="_Toc195551938"/>
      <w:r>
        <w:t>Fejlesztés dinamikájának lépései</w:t>
      </w:r>
      <w:bookmarkEnd w:id="693"/>
    </w:p>
    <w:p w14:paraId="3FBA4D14" w14:textId="0115FC8D" w:rsidR="00F67779" w:rsidRPr="00154C9B" w:rsidRDefault="00F67779">
      <w:pPr>
        <w:pStyle w:val="Firstparagraph"/>
        <w:ind w:firstLine="431"/>
        <w:pPrChange w:id="694" w:author="Gamerek Nonstop" w:date="2024-12-05T19:31:00Z">
          <w:pPr>
            <w:pStyle w:val="Cmsor2"/>
          </w:pPr>
        </w:pPrChange>
      </w:pPr>
      <w:ins w:id="695" w:author="Gamerek Nonstop" w:date="2024-12-05T19:31:00Z">
        <w:r>
          <w:t>E</w:t>
        </w:r>
      </w:ins>
      <w:ins w:id="696" w:author="Gamerek Nonstop" w:date="2024-12-05T19:33:00Z">
        <w:r>
          <w:t>zen</w:t>
        </w:r>
      </w:ins>
      <w:ins w:id="697" w:author="Gamerek Nonstop" w:date="2024-12-05T19:32:00Z">
        <w:r>
          <w:t xml:space="preserve"> lépés</w:t>
        </w:r>
      </w:ins>
      <w:ins w:id="698" w:author="Gamerek Nonstop" w:date="2024-12-05T19:34:00Z">
        <w:r>
          <w:t>ek</w:t>
        </w:r>
      </w:ins>
      <w:ins w:id="699" w:author="Gamerek Nonstop" w:date="2024-12-05T19:32:00Z">
        <w:r>
          <w:t xml:space="preserve"> alapjai gyakran előbb képesek </w:t>
        </w:r>
      </w:ins>
      <w:ins w:id="700" w:author="Gamerek Nonstop" w:date="2024-12-05T19:34:00Z">
        <w:r>
          <w:t>megszületni,</w:t>
        </w:r>
      </w:ins>
      <w:ins w:id="701" w:author="Gamerek Nonstop" w:date="2024-12-05T19:32:00Z">
        <w:r>
          <w:t xml:space="preserve"> mint hogy </w:t>
        </w:r>
      </w:ins>
      <w:ins w:id="702" w:author="Gamerek Nonstop" w:date="2024-12-05T19:33:00Z">
        <w:r>
          <w:t xml:space="preserve">bármi anyagi jellegű támogatásról vagy kivitelezésről szó </w:t>
        </w:r>
      </w:ins>
      <w:ins w:id="703" w:author="Gamerek Nonstop" w:date="2024-12-05T19:34:00Z">
        <w:r>
          <w:t>esne</w:t>
        </w:r>
      </w:ins>
      <w:ins w:id="704" w:author="Gamerek Nonstop" w:date="2024-12-05T19:33:00Z">
        <w:r>
          <w:t xml:space="preserve">. A koncepció váza ötlet szinten </w:t>
        </w:r>
      </w:ins>
      <w:ins w:id="705" w:author="Gamerek Nonstop" w:date="2024-12-05T19:34:00Z">
        <w:r>
          <w:t>lehet,</w:t>
        </w:r>
      </w:ins>
      <w:ins w:id="706" w:author="Gamerek Nonstop" w:date="2024-12-05T19:33:00Z">
        <w:r>
          <w:t xml:space="preserve"> hogy évek</w:t>
        </w:r>
      </w:ins>
      <w:ins w:id="707" w:author="Gamerek Nonstop" w:date="2024-12-05T19:34:00Z">
        <w:r>
          <w:t>kel ezelőtt is létezett.</w:t>
        </w:r>
      </w:ins>
      <w:ins w:id="708" w:author="Gamerek Nonstop" w:date="2024-12-05T19:35:00Z">
        <w:r>
          <w:t xml:space="preserve"> Ilyenkor fontos a teljeskörű felmérés és a fejlesztési szakaszok megállapítása.</w:t>
        </w:r>
      </w:ins>
    </w:p>
    <w:p w14:paraId="5011E325" w14:textId="77777777" w:rsidR="007128FE" w:rsidRDefault="007128FE" w:rsidP="007128FE">
      <w:r>
        <w:t>A lépések ezekben a pontokban meghatározhatók:</w:t>
      </w:r>
    </w:p>
    <w:p w14:paraId="5943F3E2" w14:textId="77777777" w:rsidR="007128FE" w:rsidRDefault="007128FE" w:rsidP="007128FE">
      <w:pPr>
        <w:pStyle w:val="Listaszerbekezds"/>
        <w:numPr>
          <w:ilvl w:val="0"/>
          <w:numId w:val="22"/>
        </w:numPr>
      </w:pPr>
      <w:r>
        <w:t>Ötlet és Koncepció kidolgozása</w:t>
      </w:r>
    </w:p>
    <w:p w14:paraId="1EEFFF18" w14:textId="77777777" w:rsidR="007128FE" w:rsidRDefault="007128FE" w:rsidP="007128FE">
      <w:pPr>
        <w:pStyle w:val="Listaszerbekezds"/>
        <w:numPr>
          <w:ilvl w:val="0"/>
          <w:numId w:val="22"/>
        </w:numPr>
      </w:pPr>
      <w:r>
        <w:t>Játékmenet tervezése</w:t>
      </w:r>
    </w:p>
    <w:p w14:paraId="7819F4F6" w14:textId="77777777" w:rsidR="007128FE" w:rsidRDefault="007128FE" w:rsidP="007128FE">
      <w:pPr>
        <w:pStyle w:val="Listaszerbekezds"/>
        <w:numPr>
          <w:ilvl w:val="0"/>
          <w:numId w:val="22"/>
        </w:numPr>
      </w:pPr>
      <w:r>
        <w:lastRenderedPageBreak/>
        <w:t>Technológia és Eszközök kiválasztása</w:t>
      </w:r>
    </w:p>
    <w:p w14:paraId="16D778E1" w14:textId="77777777" w:rsidR="007128FE" w:rsidRDefault="007128FE" w:rsidP="007128FE">
      <w:pPr>
        <w:pStyle w:val="Listaszerbekezds"/>
        <w:numPr>
          <w:ilvl w:val="0"/>
          <w:numId w:val="22"/>
        </w:numPr>
      </w:pPr>
      <w:r>
        <w:t>Prototípus készítése (Alfa fázis)</w:t>
      </w:r>
    </w:p>
    <w:p w14:paraId="63451EC9" w14:textId="77777777" w:rsidR="007128FE" w:rsidRDefault="007128FE" w:rsidP="007128FE">
      <w:pPr>
        <w:pStyle w:val="Listaszerbekezds"/>
        <w:numPr>
          <w:ilvl w:val="0"/>
          <w:numId w:val="22"/>
        </w:numPr>
      </w:pPr>
      <w:r>
        <w:t>Béta tesztelés és adatbázis felállítása</w:t>
      </w:r>
    </w:p>
    <w:p w14:paraId="6DBAF70F" w14:textId="77777777" w:rsidR="007128FE" w:rsidRDefault="007128FE" w:rsidP="007128FE">
      <w:pPr>
        <w:pStyle w:val="Listaszerbekezds"/>
        <w:numPr>
          <w:ilvl w:val="0"/>
          <w:numId w:val="22"/>
        </w:numPr>
      </w:pPr>
      <w:r>
        <w:t>Kiadás</w:t>
      </w:r>
    </w:p>
    <w:p w14:paraId="38A4E5D2" w14:textId="2470CFB1" w:rsidR="007128FE" w:rsidDel="00CB0E48" w:rsidRDefault="007128FE" w:rsidP="007128FE">
      <w:pPr>
        <w:pStyle w:val="Listaszerbekezds"/>
        <w:numPr>
          <w:ilvl w:val="0"/>
          <w:numId w:val="22"/>
        </w:numPr>
        <w:rPr>
          <w:del w:id="709" w:author="Szabó Patrícia" w:date="2024-12-05T18:50:00Z"/>
        </w:rPr>
      </w:pPr>
      <w:r>
        <w:t>Statisztikai elemzés</w:t>
      </w:r>
    </w:p>
    <w:p w14:paraId="16DC7B9D" w14:textId="77777777" w:rsidR="007128FE" w:rsidRDefault="007128FE" w:rsidP="00CB0E48">
      <w:pPr>
        <w:pStyle w:val="Listaszerbekezds"/>
        <w:numPr>
          <w:ilvl w:val="0"/>
          <w:numId w:val="22"/>
        </w:numPr>
      </w:pPr>
    </w:p>
    <w:p w14:paraId="0BFE8731" w14:textId="15573BBC" w:rsidR="007128FE" w:rsidRDefault="007128FE" w:rsidP="007128FE">
      <w:pPr>
        <w:pStyle w:val="Firstparagraph"/>
      </w:pPr>
      <w:r>
        <w:t>A lista a teljeskörű fejlesztés lefedését hivatott elméleti szempontból ellátni. Egy nagy fejlesztő cég és egy</w:t>
      </w:r>
      <w:ins w:id="710" w:author="Gamerek Nonstop" w:date="2024-12-05T19:39:00Z">
        <w:r w:rsidR="00654C71">
          <w:t>énileg</w:t>
        </w:r>
      </w:ins>
      <w:ins w:id="711" w:author="Gamerek Nonstop" w:date="2024-12-05T19:40:00Z">
        <w:r w:rsidR="00654C71">
          <w:t xml:space="preserve"> dolgozó szabad általában önerő</w:t>
        </w:r>
      </w:ins>
      <w:ins w:id="712" w:author="Gamerek Nonstop" w:date="2024-12-05T19:41:00Z">
        <w:r w:rsidR="00654C71">
          <w:t>ből finanszírozott</w:t>
        </w:r>
      </w:ins>
      <w:ins w:id="713" w:author="Gamerek Nonstop" w:date="2024-12-05T19:40:00Z">
        <w:r w:rsidR="00654C71">
          <w:t xml:space="preserve"> </w:t>
        </w:r>
      </w:ins>
      <w:del w:id="714" w:author="Gamerek Nonstop" w:date="2024-12-05T19:39:00Z">
        <w:r w:rsidDel="00654C71">
          <w:delText xml:space="preserve"> „</w:delText>
        </w:r>
        <w:commentRangeStart w:id="715"/>
        <w:r w:rsidDel="00654C71">
          <w:delText>Indie</w:delText>
        </w:r>
        <w:commentRangeEnd w:id="715"/>
        <w:r w:rsidR="00CB0E48" w:rsidDel="00654C71">
          <w:rPr>
            <w:rStyle w:val="Jegyzethivatkozs"/>
            <w:rFonts w:cstheme="minorHAnsi"/>
          </w:rPr>
          <w:commentReference w:id="715"/>
        </w:r>
        <w:r w:rsidDel="00654C71">
          <w:delText xml:space="preserve">” </w:delText>
        </w:r>
      </w:del>
      <w:r>
        <w:t>játékfejlesztő</w:t>
      </w:r>
      <w:ins w:id="716" w:author="Gamerek Nonstop" w:date="2024-12-05T19:41:00Z">
        <w:r w:rsidR="00654C71">
          <w:t xml:space="preserve">nek (azaz másnéven </w:t>
        </w:r>
        <w:proofErr w:type="spellStart"/>
        <w:r w:rsidR="00654C71">
          <w:t>Indie</w:t>
        </w:r>
        <w:proofErr w:type="spellEnd"/>
        <w:r w:rsidR="00654C71">
          <w:t xml:space="preserve"> játékfejlesztőnek) </w:t>
        </w:r>
      </w:ins>
      <w:del w:id="717" w:author="Gamerek Nonstop" w:date="2024-12-05T19:41:00Z">
        <w:r w:rsidDel="00654C71">
          <w:delText xml:space="preserve"> </w:delText>
        </w:r>
      </w:del>
      <w:del w:id="718" w:author="Gamerek Nonstop" w:date="2024-12-05T19:39:00Z">
        <w:r w:rsidDel="00654C71">
          <w:delText xml:space="preserve">egyénnek vagy csapatnak </w:delText>
        </w:r>
      </w:del>
      <w:r>
        <w:t>is kulcsfontosságú definiálni a lépéseket, ami alapján konzisztensen meg lehet határozni bármelyik pillanatban, hogy a jelen állás szerint hol tart a projekt. Ez alapján lehet teljesítménymutatókat, célokat vagy pénzügyi döntéseket meghozni, megalapozni.</w:t>
      </w:r>
    </w:p>
    <w:p w14:paraId="0AC9B412" w14:textId="6991D037" w:rsidR="007128FE" w:rsidRPr="007128FE" w:rsidRDefault="007128FE" w:rsidP="007128FE">
      <w:pPr>
        <w:pStyle w:val="Cmsor3"/>
      </w:pPr>
      <w:bookmarkStart w:id="719" w:name="_Toc195551939"/>
      <w:r>
        <w:t>Ötlet és koncepció kidolgozása</w:t>
      </w:r>
      <w:bookmarkEnd w:id="719"/>
    </w:p>
    <w:p w14:paraId="3DDF760C" w14:textId="51CBFA78" w:rsidR="007128FE" w:rsidDel="00CB0E48" w:rsidRDefault="007128FE">
      <w:pPr>
        <w:ind w:firstLine="505"/>
        <w:rPr>
          <w:del w:id="720" w:author="Szabó Patrícia" w:date="2024-12-05T18:51:00Z"/>
        </w:rPr>
        <w:pPrChange w:id="721" w:author="Gamerek Nonstop" w:date="2024-12-05T19:42:00Z">
          <w:pPr/>
        </w:pPrChange>
      </w:pPr>
      <w:r>
        <w:t>Az ötletelés fázisban alakul ki a koncepció és ez a</w:t>
      </w:r>
      <w:r w:rsidRPr="00EB4780">
        <w:t xml:space="preserve"> játékfejle</w:t>
      </w:r>
      <w:r>
        <w:t>s</w:t>
      </w:r>
      <w:r w:rsidRPr="00EB4780">
        <w:t xml:space="preserve">ztés első és nagyon fontos szakasza. </w:t>
      </w:r>
      <w:r>
        <w:t>Itt</w:t>
      </w:r>
      <w:r w:rsidRPr="00EB4780">
        <w:t xml:space="preserve"> hatá</w:t>
      </w:r>
      <w:ins w:id="722" w:author="Gamerek Nonstop" w:date="2024-12-05T19:42:00Z">
        <w:r w:rsidR="00654C71">
          <w:t>roztam</w:t>
        </w:r>
      </w:ins>
      <w:del w:id="723" w:author="Gamerek Nonstop" w:date="2024-12-05T19:42:00Z">
        <w:r w:rsidRPr="00EB4780" w:rsidDel="00654C71">
          <w:delText>rozod</w:delText>
        </w:r>
      </w:del>
      <w:r w:rsidRPr="00EB4780">
        <w:t xml:space="preserve"> meg a projekt alapjait, és alapoz</w:t>
      </w:r>
      <w:ins w:id="724" w:author="Gamerek Nonstop" w:date="2024-12-05T19:42:00Z">
        <w:r w:rsidR="00654C71">
          <w:t>tam</w:t>
        </w:r>
      </w:ins>
      <w:del w:id="725" w:author="Gamerek Nonstop" w:date="2024-12-05T19:42:00Z">
        <w:r w:rsidRPr="00EB4780" w:rsidDel="00654C71">
          <w:delText>od</w:delText>
        </w:r>
      </w:del>
      <w:r w:rsidRPr="00EB4780">
        <w:t xml:space="preserve"> meg a későbbi fejlesztési döntéseket.</w:t>
      </w:r>
      <w:r>
        <w:t xml:space="preserve"> Fontos egyértelműen </w:t>
      </w:r>
      <w:r w:rsidRPr="00786EB7">
        <w:t>meghatározni, miről fog szólni a játék, mi lesz a központi élmény, és milyen érzéseket akar kiváltani a játékosokból</w:t>
      </w:r>
      <w:r>
        <w:t xml:space="preserve"> egyszóban milyen céllal születik. Itt fektetjük le a mechanikai alapokat és a narratív irányvonalat.</w:t>
      </w:r>
      <w:ins w:id="726" w:author="Szabó Patrícia" w:date="2024-12-05T18:51:00Z">
        <w:r w:rsidR="00CB0E48">
          <w:t xml:space="preserve"> </w:t>
        </w:r>
      </w:ins>
    </w:p>
    <w:p w14:paraId="1DF12301" w14:textId="77777777" w:rsidR="00654C71" w:rsidRDefault="007128FE" w:rsidP="0033193A">
      <w:pPr>
        <w:ind w:firstLine="505"/>
        <w:rPr>
          <w:ins w:id="727" w:author="Gamerek Nonstop" w:date="2024-12-05T19:42:00Z"/>
        </w:rPr>
      </w:pPr>
      <w:r>
        <w:t>Ezek mellett, ami piaci szemszögből még fontos lehet az a piaci réteg megcélzása, illetve a befogadóréteg meghatározása magyarul a célközönsége.</w:t>
      </w:r>
    </w:p>
    <w:p w14:paraId="40C084B9" w14:textId="2672D20E" w:rsidR="007128FE" w:rsidDel="00CB0E48" w:rsidRDefault="00CB0E48">
      <w:pPr>
        <w:ind w:firstLine="0"/>
        <w:rPr>
          <w:del w:id="728" w:author="Szabó Patrícia" w:date="2024-12-05T18:51:00Z"/>
        </w:rPr>
        <w:pPrChange w:id="729" w:author="Gamerek Nonstop" w:date="2024-12-05T19:42:00Z">
          <w:pPr/>
        </w:pPrChange>
      </w:pPr>
      <w:ins w:id="730" w:author="Szabó Patrícia" w:date="2024-12-05T18:51:00Z">
        <w:del w:id="731" w:author="Gamerek Nonstop" w:date="2024-12-05T19:42:00Z">
          <w:r w:rsidDel="00654C71">
            <w:delText xml:space="preserve"> </w:delText>
          </w:r>
        </w:del>
      </w:ins>
    </w:p>
    <w:p w14:paraId="34B0894B" w14:textId="400E8EC2" w:rsidR="007128FE" w:rsidDel="00CB0E48" w:rsidRDefault="007128FE">
      <w:pPr>
        <w:ind w:firstLine="0"/>
        <w:rPr>
          <w:del w:id="732" w:author="Szabó Patrícia" w:date="2024-12-05T18:51:00Z"/>
        </w:rPr>
        <w:pPrChange w:id="733" w:author="Gamerek Nonstop" w:date="2024-12-05T19:42:00Z">
          <w:pPr/>
        </w:pPrChange>
      </w:pPr>
      <w:r>
        <w:t>Fontos meghatározni a játék műfaját is mivel a története szempontjából, illetve grafikai és világépítési szempontból fontos tud lenni, hogy hova van a játékos belehelyezve.</w:t>
      </w:r>
      <w:ins w:id="734" w:author="Szabó Patrícia" w:date="2024-12-05T18:51:00Z">
        <w:r w:rsidR="00CB0E48">
          <w:t xml:space="preserve"> </w:t>
        </w:r>
      </w:ins>
    </w:p>
    <w:p w14:paraId="738FE526" w14:textId="77777777" w:rsidR="007128FE" w:rsidRDefault="007128FE">
      <w:pPr>
        <w:ind w:firstLine="0"/>
        <w:pPrChange w:id="735" w:author="Gamerek Nonstop" w:date="2024-12-05T19:42:00Z">
          <w:pPr/>
        </w:pPrChange>
      </w:pPr>
      <w:r>
        <w:t xml:space="preserve">A nagyobb játékkiadók gyakran csinálnak piackutatást a koncepció felállításakor pont azzal a céllal, hogy megtudják a tökéletes réteg, műfaj, stílus, hogy van elképzelve az adott generációban, korszakban. </w:t>
      </w:r>
    </w:p>
    <w:p w14:paraId="26058A8A" w14:textId="1134A63B" w:rsidR="00B64CF2" w:rsidRDefault="007128FE" w:rsidP="007128FE">
      <w:pPr>
        <w:pStyle w:val="Cmsor3"/>
      </w:pPr>
      <w:bookmarkStart w:id="736" w:name="_Toc195551940"/>
      <w:r>
        <w:t>Játékmenet tervezése</w:t>
      </w:r>
      <w:bookmarkEnd w:id="736"/>
    </w:p>
    <w:p w14:paraId="30D244D2" w14:textId="77777777" w:rsidR="007128FE" w:rsidDel="00654C71" w:rsidRDefault="007128FE">
      <w:pPr>
        <w:ind w:firstLine="505"/>
        <w:rPr>
          <w:del w:id="737" w:author="Gamerek Nonstop" w:date="2024-12-05T19:43:00Z"/>
        </w:rPr>
        <w:pPrChange w:id="738" w:author="Gamerek Nonstop" w:date="2024-12-05T19:42:00Z">
          <w:pPr/>
        </w:pPrChange>
      </w:pPr>
      <w:r>
        <w:t xml:space="preserve">A játékmenet tervezése a projekt egyik kulcsfontosságú szakasza, mivel itt dől el, hogy a játék milyen interakciókat kínál a játékosok számára. Ebben a fázisban határozod meg, hogyan fog működni a játék mechanikája, milyen szabályok irányítják, és milyen kihívások várnak a játékosokra.  </w:t>
      </w:r>
    </w:p>
    <w:p w14:paraId="0DA708D4" w14:textId="77777777" w:rsidR="007128FE" w:rsidRDefault="007128FE">
      <w:pPr>
        <w:ind w:firstLine="505"/>
        <w:pPrChange w:id="739" w:author="Gamerek Nonstop" w:date="2024-12-05T19:43:00Z">
          <w:pPr/>
        </w:pPrChange>
      </w:pPr>
    </w:p>
    <w:p w14:paraId="5C0A6D01" w14:textId="1CDF9740" w:rsidR="007128FE" w:rsidRDefault="007128FE" w:rsidP="007128FE">
      <w:del w:id="740" w:author="Gamerek Nonstop" w:date="2024-12-05T19:43:00Z">
        <w:r w:rsidDel="00654C71">
          <w:delText>A fontosabb kérdések, amik ilyenkor felmerülhetnek a következők</w:delText>
        </w:r>
      </w:del>
      <w:ins w:id="741" w:author="Gamerek Nonstop" w:date="2024-12-05T19:43:00Z">
        <w:r w:rsidR="00654C71">
          <w:t>A számomra felmerült kérdések a következők voltak</w:t>
        </w:r>
      </w:ins>
      <w:r>
        <w:t xml:space="preserve">:  </w:t>
      </w:r>
    </w:p>
    <w:p w14:paraId="17049DDA" w14:textId="47ABC570" w:rsidR="007128FE" w:rsidRDefault="007128FE" w:rsidP="007128FE">
      <w:pPr>
        <w:pStyle w:val="Listaszerbekezds"/>
        <w:numPr>
          <w:ilvl w:val="0"/>
          <w:numId w:val="24"/>
        </w:numPr>
        <w:rPr>
          <w:ins w:id="742" w:author="Gamerek Nonstop" w:date="2024-12-05T19:43:00Z"/>
        </w:rPr>
      </w:pPr>
      <w:r>
        <w:lastRenderedPageBreak/>
        <w:t>Mi lesz a játékos célja</w:t>
      </w:r>
      <w:ins w:id="743" w:author="Gamerek Nonstop" w:date="2024-12-05T19:43:00Z">
        <w:r w:rsidR="00654C71">
          <w:t>, mit kell teljesítenie</w:t>
        </w:r>
      </w:ins>
      <w:r>
        <w:t xml:space="preserve">? </w:t>
      </w:r>
    </w:p>
    <w:p w14:paraId="23C24476" w14:textId="0F482938" w:rsidR="00654C71" w:rsidRDefault="00654C71" w:rsidP="007128FE">
      <w:pPr>
        <w:pStyle w:val="Listaszerbekezds"/>
        <w:numPr>
          <w:ilvl w:val="0"/>
          <w:numId w:val="24"/>
        </w:numPr>
        <w:rPr>
          <w:ins w:id="744" w:author="Gamerek Nonstop" w:date="2024-12-05T19:44:00Z"/>
        </w:rPr>
      </w:pPr>
      <w:ins w:id="745" w:author="Gamerek Nonstop" w:date="2024-12-05T19:43:00Z">
        <w:r>
          <w:t>Mit kap jutalmul a teljesítésért</w:t>
        </w:r>
      </w:ins>
      <w:ins w:id="746" w:author="Gamerek Nonstop" w:date="2024-12-05T19:44:00Z">
        <w:r>
          <w:t>?</w:t>
        </w:r>
      </w:ins>
    </w:p>
    <w:p w14:paraId="5E6203B6" w14:textId="09050199" w:rsidR="00654C71" w:rsidRDefault="00654C71" w:rsidP="007128FE">
      <w:pPr>
        <w:pStyle w:val="Listaszerbekezds"/>
        <w:numPr>
          <w:ilvl w:val="0"/>
          <w:numId w:val="24"/>
        </w:numPr>
      </w:pPr>
      <w:ins w:id="747" w:author="Gamerek Nonstop" w:date="2024-12-05T19:44:00Z">
        <w:r>
          <w:t>Mi motiválja a játék folytatásában?</w:t>
        </w:r>
      </w:ins>
    </w:p>
    <w:p w14:paraId="2728698C" w14:textId="77777777" w:rsidR="007128FE" w:rsidRDefault="007128FE" w:rsidP="007128FE">
      <w:pPr>
        <w:pStyle w:val="Listaszerbekezds"/>
        <w:numPr>
          <w:ilvl w:val="0"/>
          <w:numId w:val="24"/>
        </w:numPr>
      </w:pPr>
      <w:r>
        <w:t>Milyen eszközökkel és mechanikákkal éri el ezt a célt?</w:t>
      </w:r>
    </w:p>
    <w:p w14:paraId="5465DFEC" w14:textId="71EDDBAD" w:rsidR="007128FE" w:rsidRDefault="007128FE" w:rsidP="007128FE">
      <w:pPr>
        <w:pStyle w:val="Listaszerbekezds"/>
        <w:numPr>
          <w:ilvl w:val="0"/>
          <w:numId w:val="24"/>
        </w:numPr>
        <w:rPr>
          <w:ins w:id="748" w:author="Gamerek Nonstop" w:date="2024-12-05T19:44:00Z"/>
        </w:rPr>
      </w:pPr>
      <w:r>
        <w:t>Hogyan biztosítod, hogy a játék kihívásai érdekesek és kiegyensúlyozottak legyenek?</w:t>
      </w:r>
    </w:p>
    <w:p w14:paraId="4D117B73" w14:textId="6AD34564" w:rsidR="00654C71" w:rsidRDefault="00654C71">
      <w:pPr>
        <w:ind w:firstLine="0"/>
        <w:rPr>
          <w:ins w:id="749" w:author="Gamerek Nonstop" w:date="2024-12-05T19:46:00Z"/>
        </w:rPr>
      </w:pPr>
      <w:ins w:id="750" w:author="Gamerek Nonstop" w:date="2024-12-05T19:45:00Z">
        <w:r>
          <w:t xml:space="preserve">Számos hasonló kérdést tettem fel magamnak annak érdekében, hogy értelmet </w:t>
        </w:r>
      </w:ins>
      <w:ins w:id="751" w:author="Gamerek Nonstop" w:date="2024-12-05T19:46:00Z">
        <w:r>
          <w:t>adja a</w:t>
        </w:r>
      </w:ins>
      <w:ins w:id="752" w:author="Gamerek Nonstop" w:date="2024-12-05T19:45:00Z">
        <w:r>
          <w:t xml:space="preserve"> játéknak és folyamatosan le tudja kötni a játékos figyelmét</w:t>
        </w:r>
      </w:ins>
    </w:p>
    <w:p w14:paraId="57BE1789" w14:textId="6706525D" w:rsidR="00654C71" w:rsidRDefault="00654C71">
      <w:pPr>
        <w:ind w:firstLine="0"/>
        <w:pPrChange w:id="753" w:author="Gamerek Nonstop" w:date="2024-12-05T19:46:00Z">
          <w:pPr>
            <w:pStyle w:val="Listaszerbekezds"/>
            <w:numPr>
              <w:numId w:val="24"/>
            </w:numPr>
            <w:ind w:left="1287"/>
          </w:pPr>
        </w:pPrChange>
      </w:pPr>
      <w:ins w:id="754" w:author="Gamerek Nonstop" w:date="2024-12-05T19:46:00Z">
        <w:r>
          <w:t>A játékos célja a minél jobb eredmény elérése lesz, egy</w:t>
        </w:r>
        <w:r w:rsidR="00BB158A">
          <w:t>fajta</w:t>
        </w:r>
        <w:r>
          <w:t xml:space="preserve"> </w:t>
        </w:r>
      </w:ins>
      <w:ins w:id="755" w:author="Gamerek Nonstop" w:date="2024-12-05T19:49:00Z">
        <w:r w:rsidR="00BB158A">
          <w:t>versenyszellem,</w:t>
        </w:r>
      </w:ins>
      <w:ins w:id="756" w:author="Gamerek Nonstop" w:date="2024-12-05T19:47:00Z">
        <w:r w:rsidR="00BB158A">
          <w:t xml:space="preserve"> amit a többi játékos eredményei láttán érezhet. A motiváció sokakban megvan, hogy mások felé kerekedjenek</w:t>
        </w:r>
      </w:ins>
      <w:ins w:id="757" w:author="Gamerek Nonstop" w:date="2024-12-05T19:48:00Z">
        <w:r w:rsidR="00BB158A">
          <w:t xml:space="preserve"> és ezt ezen játékok során megtehetik mivel az top eredmények láthatóak. Ez egyben meg tudja adni a játékosnak a motiv</w:t>
        </w:r>
      </w:ins>
      <w:ins w:id="758" w:author="Gamerek Nonstop" w:date="2024-12-05T19:49:00Z">
        <w:r w:rsidR="00BB158A">
          <w:t xml:space="preserve">ációt is mivel mások felé tud kerekedni a saját generációján belül. A játékok teljesítéséért a játék megerősítéseket küldd a </w:t>
        </w:r>
      </w:ins>
      <w:ins w:id="759" w:author="Gamerek Nonstop" w:date="2024-12-05T19:51:00Z">
        <w:r w:rsidR="00BB158A">
          <w:t>teljesítésről,</w:t>
        </w:r>
      </w:ins>
      <w:ins w:id="760" w:author="Gamerek Nonstop" w:date="2024-12-05T19:49:00Z">
        <w:r w:rsidR="00BB158A">
          <w:t xml:space="preserve"> illetve az a</w:t>
        </w:r>
      </w:ins>
      <w:ins w:id="761" w:author="Gamerek Nonstop" w:date="2024-12-05T19:50:00Z">
        <w:r w:rsidR="00BB158A">
          <w:t xml:space="preserve">zzal elért helyezésről. A </w:t>
        </w:r>
      </w:ins>
      <w:ins w:id="762" w:author="Gamerek Nonstop" w:date="2024-12-05T19:51:00Z">
        <w:r w:rsidR="00BB158A">
          <w:t>mechanikák,</w:t>
        </w:r>
      </w:ins>
      <w:ins w:id="763" w:author="Gamerek Nonstop" w:date="2024-12-05T19:50:00Z">
        <w:r w:rsidR="00BB158A">
          <w:t xml:space="preserve"> amikkel ezt el tudom érni pont a tesztekben merülnek ki. Logika, reakcióidő, gyorsaság, türelem</w:t>
        </w:r>
      </w:ins>
      <w:ins w:id="764" w:author="Gamerek Nonstop" w:date="2024-12-05T19:51:00Z">
        <w:r w:rsidR="00BB158A">
          <w:t>, memória. Ezek mind olyan tesztelhető készségek, amikkel mindenki rendelkezik csak eltérő arányban.</w:t>
        </w:r>
      </w:ins>
    </w:p>
    <w:p w14:paraId="634C462F" w14:textId="77777777" w:rsidR="007128FE" w:rsidRDefault="007128FE" w:rsidP="0033193A">
      <w:pPr>
        <w:ind w:firstLine="0"/>
      </w:pPr>
      <w:r>
        <w:t xml:space="preserve">A játékmenet tervezésénél figyelembe kell venni az interaktivitást és a játékosok viselkedését is. Fontos, hogy a játék különböző rétegeket kínáljon: például legyen benne gyorsan megtanulható, de mélyebb stratégiákat kínáló rendszer.  </w:t>
      </w:r>
    </w:p>
    <w:p w14:paraId="002D7708" w14:textId="67088BB6" w:rsidR="007128FE" w:rsidRDefault="00BB158A" w:rsidP="0033193A">
      <w:pPr>
        <w:ind w:firstLine="0"/>
      </w:pPr>
      <w:ins w:id="765" w:author="Gamerek Nonstop" w:date="2024-12-05T19:52:00Z">
        <w:r>
          <w:t>Általánosságban e</w:t>
        </w:r>
      </w:ins>
      <w:del w:id="766" w:author="Gamerek Nonstop" w:date="2024-12-05T19:52:00Z">
        <w:r w:rsidR="007128FE" w:rsidDel="00BB158A">
          <w:delText>E</w:delText>
        </w:r>
      </w:del>
      <w:r w:rsidR="007128FE">
        <w:t xml:space="preserve">bben a szakaszban készülnek a dokumentációk és az első vázlatok a játék rendszereiről, mint például:  </w:t>
      </w:r>
    </w:p>
    <w:p w14:paraId="6B3C2E58" w14:textId="77777777" w:rsidR="007128FE" w:rsidRDefault="007128FE" w:rsidP="007128FE">
      <w:pPr>
        <w:pStyle w:val="Listaszerbekezds"/>
        <w:numPr>
          <w:ilvl w:val="0"/>
          <w:numId w:val="23"/>
        </w:numPr>
      </w:pPr>
      <w:r>
        <w:t>Fő mechanikák és játékrendszerek (pl. harc, felfedezés, építés stb.)</w:t>
      </w:r>
    </w:p>
    <w:p w14:paraId="7ECAC7E6" w14:textId="77777777" w:rsidR="007128FE" w:rsidRDefault="007128FE" w:rsidP="007128FE">
      <w:pPr>
        <w:pStyle w:val="Listaszerbekezds"/>
        <w:numPr>
          <w:ilvl w:val="0"/>
          <w:numId w:val="23"/>
        </w:numPr>
      </w:pPr>
      <w:r>
        <w:t>Szintek és pályák szerkezete</w:t>
      </w:r>
    </w:p>
    <w:p w14:paraId="4463BA5D" w14:textId="77777777" w:rsidR="007128FE" w:rsidRDefault="007128FE" w:rsidP="007128FE">
      <w:pPr>
        <w:pStyle w:val="Listaszerbekezds"/>
        <w:numPr>
          <w:ilvl w:val="0"/>
          <w:numId w:val="23"/>
        </w:numPr>
      </w:pPr>
      <w:r>
        <w:t>Interfész és felhasználói élmény tervezése</w:t>
      </w:r>
    </w:p>
    <w:p w14:paraId="40F16CB5" w14:textId="77777777" w:rsidR="007128FE" w:rsidRDefault="007128FE" w:rsidP="007128FE">
      <w:r>
        <w:t xml:space="preserve">A játékmenet prototípusok segítségével tesztelhető, hogy láthatóvá váljon, mennyire szórakoztató és működőképes a tervezett rendszer. Az eredmények alapján a tervek finomhangolása elengedhetetlen a későbbi fejlesztési szakaszok sikeréhez.  </w:t>
      </w:r>
    </w:p>
    <w:p w14:paraId="08E43D50" w14:textId="77777777" w:rsidR="007128FE" w:rsidRDefault="007128FE" w:rsidP="00B42C58">
      <w:pPr>
        <w:ind w:firstLine="0"/>
      </w:pPr>
      <w:r>
        <w:t>A cél itt az, hogy egyértelmű, részletes, és átlátható tervet készíts, amely a fejlesztőcsapat minden tagja számára érthető, és amely alapot biztosít a játék megvalósításához.</w:t>
      </w:r>
    </w:p>
    <w:p w14:paraId="3710EC92" w14:textId="77777777" w:rsidR="007128FE" w:rsidRDefault="007128FE" w:rsidP="0033193A">
      <w:pPr>
        <w:ind w:firstLine="0"/>
      </w:pPr>
      <w:r>
        <w:t xml:space="preserve">Az én esetemben a játék mechanikáinak kitalálása a koncepcióban és a tesztelhetőségben merült ki, mivel olyan játékokat kellett kitalálnom, amik reprezentálni tudják az adott játékos generáción belüli eredményeit. A játékoknak érthetőnek kell lenniük idősek és gyerekek számára is, figyelemfelkeltőnek kell lennie, hogy meg tudja fogni az adott </w:t>
      </w:r>
      <w:r>
        <w:lastRenderedPageBreak/>
        <w:t>játékos fantáziáját és logikailag konzisztensnek kell lennie, amivel elkerülhetők a félreértések és logikai malőrök.</w:t>
      </w:r>
    </w:p>
    <w:p w14:paraId="2BD9ED97" w14:textId="28704A8D" w:rsidR="007128FE" w:rsidRDefault="007128FE" w:rsidP="007128FE">
      <w:pPr>
        <w:pStyle w:val="Cmsor3"/>
      </w:pPr>
      <w:bookmarkStart w:id="767" w:name="_Toc195551941"/>
      <w:r>
        <w:t>Technológia és eszközök kiválasztása</w:t>
      </w:r>
      <w:bookmarkEnd w:id="767"/>
    </w:p>
    <w:p w14:paraId="596C314E" w14:textId="77777777" w:rsidR="007128FE" w:rsidRDefault="007128FE">
      <w:pPr>
        <w:ind w:firstLine="505"/>
        <w:pPrChange w:id="768" w:author="Gamerek Nonstop" w:date="2024-12-05T19:52:00Z">
          <w:pPr/>
        </w:pPrChange>
      </w:pPr>
      <w:r>
        <w:t>A megfelelő technológia és eszközök kiválasztása döntően befolyásolja a játékfejlesztés menetét és eredményét. Ez a lépés alapozza meg a munkafolyamatokat, illetve határozza meg, hogy a csapat vagy az egyén milyen gyorsan, hatékonyan és kreatívan tud dolgozni.</w:t>
      </w:r>
    </w:p>
    <w:p w14:paraId="26AC67F6" w14:textId="5E72D36E" w:rsidR="007128FE" w:rsidRDefault="007128FE" w:rsidP="004F3BEA">
      <w:pPr>
        <w:ind w:firstLine="0"/>
      </w:pPr>
      <w:r>
        <w:t>Ebben a szakaszban</w:t>
      </w:r>
      <w:del w:id="769" w:author="Gamerek Nonstop" w:date="2024-12-05T22:13:00Z">
        <w:r w:rsidDel="0077743F">
          <w:delText xml:space="preserve"> meg kell határozni</w:delText>
        </w:r>
      </w:del>
      <w:ins w:id="770" w:author="Gamerek Nonstop" w:date="2024-12-05T22:13:00Z">
        <w:r w:rsidR="0077743F">
          <w:t xml:space="preserve"> határo</w:t>
        </w:r>
      </w:ins>
      <w:ins w:id="771" w:author="Gamerek Nonstop" w:date="2024-12-05T22:14:00Z">
        <w:r w:rsidR="0077743F">
          <w:t>ztam meg</w:t>
        </w:r>
      </w:ins>
      <w:r>
        <w:t xml:space="preserve">, hogy a projekt igényeihez melyik fejlesztői motor, nyelv, platform és eszközök illenek leginkább. Kiemelt szerepet kap </w:t>
      </w:r>
      <w:del w:id="772" w:author="Gamerek Nonstop" w:date="2024-12-05T22:14:00Z">
        <w:r w:rsidDel="0077743F">
          <w:delText xml:space="preserve">a csapat tapasztalata, </w:delText>
        </w:r>
      </w:del>
      <w:r>
        <w:t xml:space="preserve">a játék célplatformja (pl. PC, mobil vagy konzol) és a rendelkezésre álló </w:t>
      </w:r>
      <w:r w:rsidR="00152458">
        <w:t>költségvetés,</w:t>
      </w:r>
      <w:ins w:id="773" w:author="Gamerek Nonstop" w:date="2024-12-05T22:14:00Z">
        <w:r w:rsidR="0077743F">
          <w:t xml:space="preserve"> illetve azt befogadó közönség</w:t>
        </w:r>
      </w:ins>
      <w:r>
        <w:t>. Például egy komplex, 3D-s akciójátékhoz más technológia szükséges, mint egy egyszerűbb mobiljátékhoz.</w:t>
      </w:r>
    </w:p>
    <w:p w14:paraId="3F1D0E0D" w14:textId="77777777" w:rsidR="007128FE" w:rsidRDefault="007128FE" w:rsidP="004F3BEA">
      <w:pPr>
        <w:ind w:firstLine="0"/>
      </w:pPr>
      <w:r>
        <w:t>A döntés során nemcsak technikai tényezőket kell figyelembe venni: az eszközöknek és a technológiának támogatnia kell az együttműködést és a verziókezelést is, hiszen a fejlesztés későbbi szakaszaiban az időt és erőforrást takaríthat meg.</w:t>
      </w:r>
    </w:p>
    <w:p w14:paraId="58B0DFB7" w14:textId="706C1314" w:rsidR="007128FE" w:rsidRDefault="007128FE" w:rsidP="004F3BEA">
      <w:pPr>
        <w:ind w:firstLine="0"/>
      </w:pPr>
      <w:r>
        <w:t xml:space="preserve">Egy jó technológiai választás nemcsak a jelenlegi projekt igényeit </w:t>
      </w:r>
      <w:del w:id="774" w:author="Gamerek Nonstop" w:date="2024-12-05T19:52:00Z">
        <w:r w:rsidDel="00BB158A">
          <w:delText>kell</w:delText>
        </w:r>
      </w:del>
      <w:ins w:id="775" w:author="Gamerek Nonstop" w:date="2024-12-05T19:52:00Z">
        <w:r w:rsidR="00BB158A">
          <w:t>kell,</w:t>
        </w:r>
      </w:ins>
      <w:r>
        <w:t xml:space="preserve"> hogy kiszolgálja, hanem a jövőbeli frissítések és bővítések lehetőségét is figyelembe kell vennie. Egy rossz döntés ugyanis korlátokat szabhat, amelyek lassítják a fejlesztést, vagy akár gátolják a játék koncepciójának teljes megvalósulását. Ezért a választási folyamatot mindig alapos kutatásnak kell megelőznie.</w:t>
      </w:r>
    </w:p>
    <w:p w14:paraId="44D76FE3" w14:textId="020EF713" w:rsidR="00BB158A" w:rsidRDefault="007128FE" w:rsidP="004F3BEA">
      <w:pPr>
        <w:ind w:firstLine="0"/>
      </w:pPr>
      <w:r>
        <w:t>A cél egy olyan technológiai háttér kialakítása, amely összhangban van a csapat képességeivel, a projekt céljaival és a végső játékélménnyel. Ez a döntés alapvetően határozza meg, hogy a játékfejlesztés milyen irányban halad tovább.</w:t>
      </w:r>
    </w:p>
    <w:p w14:paraId="79DF62F9" w14:textId="32843E00" w:rsidR="004F3BEA" w:rsidRDefault="004F3BEA" w:rsidP="004F3BEA">
      <w:pPr>
        <w:pStyle w:val="Firstparagraph"/>
        <w:rPr>
          <w:ins w:id="776" w:author="Gamerek Nonstop" w:date="2024-12-05T22:29:00Z"/>
        </w:rPr>
      </w:pPr>
      <w:ins w:id="777" w:author="Gamerek Nonstop" w:date="2024-12-05T22:26:00Z">
        <w:r>
          <w:t>A Uni</w:t>
        </w:r>
      </w:ins>
      <w:ins w:id="778" w:author="Gamerek Nonstop" w:date="2024-12-05T22:27:00Z">
        <w:r>
          <w:t xml:space="preserve">ty -ben való fejlesztés miatt egyértelműen a C# nyelvet kellett választanom mivel a környezet ezt a nyelvet támogatja. Számomra nem újdonság a nyelv mivel korábban foglalkoztam már </w:t>
        </w:r>
      </w:ins>
      <w:r w:rsidR="00B42C58">
        <w:t>„</w:t>
      </w:r>
      <w:proofErr w:type="spellStart"/>
      <w:ins w:id="779" w:author="Gamerek Nonstop" w:date="2024-12-05T22:28:00Z">
        <w:r>
          <w:t>Dekstop</w:t>
        </w:r>
        <w:proofErr w:type="spellEnd"/>
        <w:r>
          <w:t xml:space="preserve"> alkalmazás</w:t>
        </w:r>
      </w:ins>
      <w:r w:rsidR="00B42C58">
        <w:t>”</w:t>
      </w:r>
      <w:ins w:id="780" w:author="Gamerek Nonstop" w:date="2024-12-05T22:28:00Z">
        <w:r>
          <w:t xml:space="preserve"> fejlesztésével és játék fejlesztésével is, viszont rengeteget fejlődött az évek alatt ezért érdemes volt elsajátítanom az újdonságokat a kódolás logikájának felé</w:t>
        </w:r>
      </w:ins>
      <w:ins w:id="781" w:author="Gamerek Nonstop" w:date="2024-12-05T22:29:00Z">
        <w:r>
          <w:t>pítése végett.</w:t>
        </w:r>
      </w:ins>
    </w:p>
    <w:p w14:paraId="09E4ED49" w14:textId="77777777" w:rsidR="004F3BEA" w:rsidRDefault="004F3BEA" w:rsidP="0033193A">
      <w:pPr>
        <w:ind w:firstLine="0"/>
        <w:rPr>
          <w:ins w:id="782" w:author="Gamerek Nonstop" w:date="2024-12-05T22:37:00Z"/>
        </w:rPr>
      </w:pPr>
      <w:ins w:id="783" w:author="Gamerek Nonstop" w:date="2024-12-05T22:29:00Z">
        <w:r>
          <w:t xml:space="preserve">A környezet könnyen összekapcsolható a </w:t>
        </w:r>
      </w:ins>
      <w:ins w:id="784" w:author="Gamerek Nonstop" w:date="2024-12-05T22:30:00Z">
        <w:r>
          <w:t>„</w:t>
        </w:r>
      </w:ins>
      <w:ins w:id="785" w:author="Gamerek Nonstop" w:date="2024-12-05T22:29:00Z">
        <w:r>
          <w:t xml:space="preserve">Visual </w:t>
        </w:r>
        <w:proofErr w:type="spellStart"/>
        <w:r>
          <w:t>Studio</w:t>
        </w:r>
      </w:ins>
      <w:proofErr w:type="spellEnd"/>
      <w:ins w:id="786" w:author="Gamerek Nonstop" w:date="2024-12-05T22:30:00Z">
        <w:r>
          <w:t>”</w:t>
        </w:r>
      </w:ins>
      <w:ins w:id="787" w:author="Gamerek Nonstop" w:date="2024-12-05T22:29:00Z">
        <w:r>
          <w:t xml:space="preserve"> -</w:t>
        </w:r>
      </w:ins>
      <w:proofErr w:type="spellStart"/>
      <w:ins w:id="788" w:author="Gamerek Nonstop" w:date="2024-12-05T22:30:00Z">
        <w:r>
          <w:t>val</w:t>
        </w:r>
        <w:proofErr w:type="spellEnd"/>
        <w:r>
          <w:t>,</w:t>
        </w:r>
      </w:ins>
      <w:ins w:id="789" w:author="Gamerek Nonstop" w:date="2024-12-05T22:29:00Z">
        <w:r>
          <w:t xml:space="preserve"> ami pár alapvető import beállítással könnyed hozzáférést biztosít azokhoz az </w:t>
        </w:r>
      </w:ins>
      <w:ins w:id="790" w:author="Gamerek Nonstop" w:date="2024-12-05T22:30:00Z">
        <w:r>
          <w:t>eszközökhöz,</w:t>
        </w:r>
      </w:ins>
      <w:ins w:id="791" w:author="Gamerek Nonstop" w:date="2024-12-05T22:29:00Z">
        <w:r>
          <w:t xml:space="preserve"> amikre </w:t>
        </w:r>
      </w:ins>
      <w:ins w:id="792" w:author="Gamerek Nonstop" w:date="2024-12-05T22:30:00Z">
        <w:r>
          <w:t>például a 3 dimenziós térben való koordináláshoz vagy a játékos interakcióinak lekezeléséhez nekem szükségem volt.</w:t>
        </w:r>
      </w:ins>
      <w:ins w:id="793" w:author="Gamerek Nonstop" w:date="2024-12-05T22:31:00Z">
        <w:r>
          <w:t xml:space="preserve"> Így biztosítva volt minden </w:t>
        </w:r>
      </w:ins>
      <w:ins w:id="794" w:author="Gamerek Nonstop" w:date="2024-12-05T22:35:00Z">
        <w:r>
          <w:t>ahhoz,</w:t>
        </w:r>
      </w:ins>
      <w:ins w:id="795" w:author="Gamerek Nonstop" w:date="2024-12-05T22:31:00Z">
        <w:r>
          <w:t xml:space="preserve"> hogy megkezdjem a fejlesztést.</w:t>
        </w:r>
      </w:ins>
    </w:p>
    <w:p w14:paraId="13294C1A" w14:textId="77777777" w:rsidR="004F3BEA" w:rsidRDefault="004F3BEA" w:rsidP="004F3BEA">
      <w:pPr>
        <w:ind w:firstLine="0"/>
      </w:pPr>
    </w:p>
    <w:p w14:paraId="76E8C8D4" w14:textId="0F4F16E1" w:rsidR="007128FE" w:rsidRDefault="007128FE" w:rsidP="007128FE">
      <w:pPr>
        <w:pStyle w:val="Cmsor3"/>
      </w:pPr>
      <w:bookmarkStart w:id="796" w:name="_Toc195551942"/>
      <w:r>
        <w:t>Prototípus készítése (Alfa fázis)</w:t>
      </w:r>
      <w:bookmarkEnd w:id="796"/>
    </w:p>
    <w:p w14:paraId="476F12C0" w14:textId="77777777" w:rsidR="007128FE" w:rsidRDefault="007128FE">
      <w:pPr>
        <w:ind w:firstLine="505"/>
        <w:pPrChange w:id="797" w:author="Gamerek Nonstop" w:date="2024-12-05T19:57:00Z">
          <w:pPr/>
        </w:pPrChange>
      </w:pPr>
      <w:r>
        <w:t xml:space="preserve">A prototípus vagy másnéven „Alpha version” egy félkész állapota a játéknak. Ilyenkor pont ott tart általában a fejlesztés, hogy a fejlesztőcsapatnak szüksége van külső tesztelőkre a belső tesztelő embereken kívül. Illetve ez a fázis a </w:t>
      </w:r>
      <w:proofErr w:type="spellStart"/>
      <w:r>
        <w:t>promótálás</w:t>
      </w:r>
      <w:proofErr w:type="spellEnd"/>
      <w:r>
        <w:t xml:space="preserve"> kezdete, amikor a nagyvilág számára megjeleníthető tartalom készülhet a meglévő kinézetről, működő funkciókról és egy kicsit meg tudja mozgatni azt a réteget, akik az adott zsánerre nyitottak.</w:t>
      </w:r>
    </w:p>
    <w:p w14:paraId="0B2F3A60" w14:textId="6716FE79" w:rsidR="007128FE" w:rsidRDefault="007128FE" w:rsidP="0033193A">
      <w:pPr>
        <w:ind w:firstLine="0"/>
      </w:pPr>
      <w:r>
        <w:t xml:space="preserve">A tesztelésekhez privát hozzáféréseket szoktak osztogatni a </w:t>
      </w:r>
      <w:proofErr w:type="spellStart"/>
      <w:r>
        <w:t>kontent</w:t>
      </w:r>
      <w:proofErr w:type="spellEnd"/>
      <w:r>
        <w:t xml:space="preserve"> készítő videósoknak vagy </w:t>
      </w:r>
      <w:proofErr w:type="spellStart"/>
      <w:r>
        <w:t>stream-er</w:t>
      </w:r>
      <w:proofErr w:type="spellEnd"/>
      <w:r>
        <w:t xml:space="preserve"> embereknek, akik nemcsak, hogy az esetleges </w:t>
      </w:r>
      <w:del w:id="798" w:author="Nonstop Gamerek" w:date="2025-04-23T12:10:00Z">
        <w:r w:rsidDel="000C0D7F">
          <w:delText>„bug” -ok</w:delText>
        </w:r>
      </w:del>
      <w:ins w:id="799" w:author="Nonstop Gamerek" w:date="2025-04-23T12:10:00Z">
        <w:r w:rsidR="000C0D7F">
          <w:t>hibák</w:t>
        </w:r>
      </w:ins>
      <w:r>
        <w:t xml:space="preserve"> megkeresésében is sok segítséget tudnak nyújtani, de a közönségük már biztosíthat egy nagyobb vagy kisebb számú befogadóréteget a játék felhasználóbázisának.</w:t>
      </w:r>
    </w:p>
    <w:p w14:paraId="2DDF3A8F" w14:textId="0A7D1940" w:rsidR="007128FE" w:rsidRDefault="007128FE" w:rsidP="0033193A">
      <w:pPr>
        <w:ind w:firstLine="0"/>
      </w:pPr>
      <w:r>
        <w:t>Mechanikailag és fejlesztési szempontból, a</w:t>
      </w:r>
      <w:r w:rsidRPr="00CB463B">
        <w:t xml:space="preserve"> prototípus készítésekor a hangsúly a működésen van, nem a grafikai részleteken. Az egyszerűbb, „helykitöltő” elemek (például alapvető modellek, textúrák vagy animációk) használata lehetővé teszi, hogy a csapat gyorsabban dolgozzon, miközben a játékmenet alapjaira összpontosít.</w:t>
      </w:r>
      <w:r>
        <w:t xml:space="preserve"> </w:t>
      </w:r>
      <w:ins w:id="800" w:author="Gamerek Nonstop" w:date="2024-12-05T21:38:00Z">
        <w:r w:rsidR="00346258">
          <w:t>[6] [7]</w:t>
        </w:r>
      </w:ins>
    </w:p>
    <w:p w14:paraId="67D656F0" w14:textId="77777777" w:rsidR="007128FE" w:rsidRDefault="007128FE" w:rsidP="0033193A">
      <w:pPr>
        <w:ind w:firstLine="0"/>
      </w:pPr>
      <w:r>
        <w:t>Egy prototípusnak a következőket kell tartalmaznia:</w:t>
      </w:r>
    </w:p>
    <w:p w14:paraId="24D230F9" w14:textId="77777777" w:rsidR="007128FE" w:rsidRDefault="007128FE" w:rsidP="007128FE">
      <w:pPr>
        <w:pStyle w:val="Listaszerbekezds"/>
        <w:numPr>
          <w:ilvl w:val="0"/>
          <w:numId w:val="25"/>
        </w:numPr>
      </w:pPr>
      <w:r>
        <w:t>A játék legfontosabb mechanikáinak működő modelljét. Például, ha a játék tartalmaz harcot, ugrást vagy rejtvényeket, ezeknek már működniük kell.</w:t>
      </w:r>
    </w:p>
    <w:p w14:paraId="2EAD76A2" w14:textId="77777777" w:rsidR="007128FE" w:rsidRDefault="007128FE" w:rsidP="007128FE">
      <w:pPr>
        <w:pStyle w:val="Listaszerbekezds"/>
        <w:numPr>
          <w:ilvl w:val="0"/>
          <w:numId w:val="25"/>
        </w:numPr>
      </w:pPr>
      <w:r>
        <w:t>Alapvető felhasználói felületet, amely segíti a játék tesztelését, még akkor is, ha ez csak ideiglenes dizájn elemekkel van megoldva.</w:t>
      </w:r>
    </w:p>
    <w:p w14:paraId="4FACE4D7" w14:textId="0C5054FD" w:rsidR="007128FE" w:rsidRDefault="007128FE" w:rsidP="007128FE">
      <w:pPr>
        <w:pStyle w:val="Listaszerbekezds"/>
        <w:numPr>
          <w:ilvl w:val="0"/>
          <w:numId w:val="25"/>
        </w:numPr>
      </w:pPr>
      <w:r>
        <w:t>Ideiglenes vizuális elemeket („</w:t>
      </w:r>
      <w:proofErr w:type="spellStart"/>
      <w:r>
        <w:t>placeholder</w:t>
      </w:r>
      <w:proofErr w:type="spellEnd"/>
      <w:r>
        <w:t>” grafikák), amelyek segítik a funkciók vizualizálását, de nem reprezentálják a végleges művészeti irányvonalat.</w:t>
      </w:r>
    </w:p>
    <w:p w14:paraId="682D7101" w14:textId="0736A265" w:rsidR="007128FE" w:rsidRPr="007128FE" w:rsidRDefault="007128FE" w:rsidP="007128FE">
      <w:pPr>
        <w:pStyle w:val="Cmsor3"/>
      </w:pPr>
      <w:bookmarkStart w:id="801" w:name="_Toc195551943"/>
      <w:r>
        <w:t>Béta tesztelés és adatbázis felállítása</w:t>
      </w:r>
      <w:bookmarkEnd w:id="801"/>
    </w:p>
    <w:p w14:paraId="6B64B459" w14:textId="77777777" w:rsidR="007128FE" w:rsidRDefault="007128FE">
      <w:pPr>
        <w:ind w:firstLine="505"/>
        <w:pPrChange w:id="802" w:author="Gamerek Nonstop" w:date="2024-12-05T20:12:00Z">
          <w:pPr/>
        </w:pPrChange>
      </w:pPr>
      <w:r w:rsidRPr="002508B0">
        <w:t>A béta tesztelés a játékfejlesztés egyik legfontosabb része, ahol a cél a stabilitás, hibajavítás és a játékmenet finomítása. Ebben a szakaszban a játék már majdnem kész, de szükség van a játékosok visszajelzéseire, hogy a lehető legjobb élményt nyújtsa. Ezzel együtt történik az adatbázis létrehozása is, ami a játék technikai hátterét adja, főleg, ha online vagy többjátékos funkciók is vannak.</w:t>
      </w:r>
    </w:p>
    <w:p w14:paraId="1167BA3D" w14:textId="77777777" w:rsidR="007128FE" w:rsidRDefault="007128FE" w:rsidP="0033193A">
      <w:pPr>
        <w:ind w:firstLine="0"/>
      </w:pPr>
      <w:r>
        <w:lastRenderedPageBreak/>
        <w:t>A bétatesztelésnek két folyamata van:</w:t>
      </w:r>
    </w:p>
    <w:p w14:paraId="53606C08" w14:textId="77777777" w:rsidR="007128FE" w:rsidRDefault="007128FE" w:rsidP="007128FE">
      <w:pPr>
        <w:pStyle w:val="Listaszerbekezds"/>
        <w:numPr>
          <w:ilvl w:val="0"/>
          <w:numId w:val="26"/>
        </w:numPr>
      </w:pPr>
      <w:r>
        <w:t>Zárt bétatesztelés:</w:t>
      </w:r>
    </w:p>
    <w:p w14:paraId="351D5FC0" w14:textId="77777777" w:rsidR="007128FE" w:rsidRDefault="007128FE" w:rsidP="0033193A">
      <w:pPr>
        <w:ind w:firstLine="0"/>
      </w:pPr>
      <w:r w:rsidRPr="002508B0">
        <w:t>Csak kiválasztott tesztelők (pl. csapat tagjai, meghívott szakértők vagy dedikált tesztelők) játszhatnak a játékkal. Ez lehetőséget ad arra, hogy kontrollált környezetben gyűjts adatokat.</w:t>
      </w:r>
    </w:p>
    <w:p w14:paraId="42EF115B" w14:textId="77777777" w:rsidR="007128FE" w:rsidRDefault="007128FE" w:rsidP="007128FE">
      <w:pPr>
        <w:pStyle w:val="Listaszerbekezds"/>
        <w:numPr>
          <w:ilvl w:val="0"/>
          <w:numId w:val="26"/>
        </w:numPr>
      </w:pPr>
      <w:r>
        <w:t>Nyílt bétatesztelés:</w:t>
      </w:r>
    </w:p>
    <w:p w14:paraId="6879AA45" w14:textId="77777777" w:rsidR="007128FE" w:rsidRDefault="007128FE" w:rsidP="0033193A">
      <w:pPr>
        <w:ind w:firstLine="0"/>
      </w:pPr>
      <w:r w:rsidRPr="002508B0">
        <w:t>A játék szélesebb közönség számára elérhetővé válik, így nagyobb volumenű visszajelzést kapsz a játékélményről és a technikai stabilitásról.</w:t>
      </w:r>
    </w:p>
    <w:p w14:paraId="1E860D95" w14:textId="77777777" w:rsidR="007128FE" w:rsidRDefault="007128FE" w:rsidP="0033193A">
      <w:pPr>
        <w:ind w:firstLine="0"/>
      </w:pPr>
      <w:r>
        <w:t xml:space="preserve">Az adatbázis felépítéséhez a koncepció által már előre tudható, hogy mekkora komplexitású struktúrára lesz szükség, mivel minél nyíltabb online terekben a játék annál fontosabb a jogi és személyi adatok biztonságos eltárolása és megőrzése. Ebben az esetben a tesztelési jelleg miatt a játékosoktól csak alapvető adatokat kérünk </w:t>
      </w:r>
      <w:proofErr w:type="gramStart"/>
      <w:r>
        <w:t>be</w:t>
      </w:r>
      <w:proofErr w:type="gramEnd"/>
      <w:r>
        <w:t xml:space="preserve"> ami a statisztikához vagy a beazonosításhoz szükséges lehet. Ilyen adatok például a játékos neve, születési dátuma és email címe. Mint egy űrlap kitöltésekor.</w:t>
      </w:r>
    </w:p>
    <w:p w14:paraId="17C3D1EA" w14:textId="77777777" w:rsidR="007128FE" w:rsidRDefault="007128FE" w:rsidP="0033193A">
      <w:pPr>
        <w:ind w:firstLine="0"/>
      </w:pPr>
      <w:r>
        <w:t>Ha az adatbázis készen áll a tesztelési folyamatnak több külön célja kerül előtérbe, ami a fejlesztési szempontokat és az élvezeti szempontokat finomítja a játékosok számára.</w:t>
      </w:r>
    </w:p>
    <w:p w14:paraId="4E58CE1B" w14:textId="77777777" w:rsidR="007128FE" w:rsidRDefault="007128FE" w:rsidP="0033193A">
      <w:pPr>
        <w:ind w:firstLine="0"/>
      </w:pPr>
      <w:r>
        <w:t xml:space="preserve">Előtérbe kerül a hibajavítás, játékmenet optimalizálása, teljesítmény optimalizálása és a játék felhasználói vélemények általi javítása. Mivel ezek a </w:t>
      </w:r>
      <w:r w:rsidRPr="000F4C0A">
        <w:t>visszajelzések segítenek megérteni, hogyan reagálnak a játékosok a játék mechanikájára, történetére és általános élményére.</w:t>
      </w:r>
    </w:p>
    <w:p w14:paraId="3FE7C251" w14:textId="77777777" w:rsidR="007128FE" w:rsidRDefault="007128FE" w:rsidP="0033193A">
      <w:pPr>
        <w:ind w:firstLine="0"/>
      </w:pPr>
      <w:r>
        <w:t xml:space="preserve">Azt mondják, ha a felhasználó elégedett a cég is elégedett lesz. Sok esetben sajnos van példa arra, hogy egy cég visszaél a játékosok ideével és energiájával. Illetve vannak esetek amikor egy játék fejlesztése megakad a béta fázisban és az éveken keresztül csúsztatott megjelenési dátumig nem jut el a játék. Ilyen volt például a Star Citizen, a játékot 2014-ben tervezte kiadni a </w:t>
      </w:r>
      <w:proofErr w:type="spellStart"/>
      <w:r w:rsidRPr="00B12469">
        <w:t>Cloud</w:t>
      </w:r>
      <w:proofErr w:type="spellEnd"/>
      <w:r w:rsidRPr="00B12469">
        <w:t xml:space="preserve"> </w:t>
      </w:r>
      <w:proofErr w:type="spellStart"/>
      <w:r w:rsidRPr="00B12469">
        <w:t>Imperium</w:t>
      </w:r>
      <w:proofErr w:type="spellEnd"/>
      <w:r w:rsidRPr="00B12469">
        <w:t xml:space="preserve"> </w:t>
      </w:r>
      <w:proofErr w:type="spellStart"/>
      <w:r w:rsidRPr="00B12469">
        <w:t>Games</w:t>
      </w:r>
      <w:proofErr w:type="spellEnd"/>
      <w:r>
        <w:t xml:space="preserve"> kiadó, a koncepciója egy</w:t>
      </w:r>
      <w:r w:rsidRPr="003C77CB">
        <w:t xml:space="preserve"> masszív űrszimulátor </w:t>
      </w:r>
      <w:r>
        <w:t xml:space="preserve">játék, ami akkoriban nagy mértékben </w:t>
      </w:r>
      <w:r w:rsidRPr="003C77CB">
        <w:t>hívta fel magára a figyelmet, a végtelen univerzum és a valósághű fizika ígéretével. A közösségi finanszírozás révén rekordösszeget gyűjtött (600+ millió dollár).</w:t>
      </w:r>
      <w:r>
        <w:t xml:space="preserve"> Ám a játék évek óta az „alpha” szakaszban van, és bár folyamatosan frissül, a végleges megjelenés időpontja bizonytalan. Emiatt a támogatók nagy része csalódott a kiadóban a be nem teljesített ígéreteik miatt.</w:t>
      </w:r>
    </w:p>
    <w:p w14:paraId="35B389AB" w14:textId="4DA78C40" w:rsidR="00B64A04" w:rsidRDefault="007128FE" w:rsidP="007128FE">
      <w:pPr>
        <w:pStyle w:val="Cmsor3"/>
      </w:pPr>
      <w:bookmarkStart w:id="803" w:name="_Toc195551944"/>
      <w:r>
        <w:lastRenderedPageBreak/>
        <w:t>Kiadás</w:t>
      </w:r>
      <w:bookmarkEnd w:id="803"/>
    </w:p>
    <w:p w14:paraId="2C2CCDAC" w14:textId="77777777" w:rsidR="007128FE" w:rsidRDefault="007128FE">
      <w:pPr>
        <w:ind w:firstLine="505"/>
        <w:pPrChange w:id="804" w:author="Gamerek Nonstop" w:date="2024-12-05T20:12:00Z">
          <w:pPr/>
        </w:pPrChange>
      </w:pPr>
      <w:r>
        <w:t>A játék kiadása a fejlesztési folyamat csúcspontja, ahol a projekt végre a közönség elé kerül. Ez a szakasz magában foglalja a technikai, marketing és logisztikai feladatok összehangolt végrehajtását, hogy a játék sikeresen elérje a célközönségét.</w:t>
      </w:r>
    </w:p>
    <w:p w14:paraId="4DDB02FF" w14:textId="77777777" w:rsidR="007128FE" w:rsidRDefault="007128FE" w:rsidP="007128FE">
      <w:pPr>
        <w:pStyle w:val="Listaszerbekezds"/>
        <w:numPr>
          <w:ilvl w:val="0"/>
          <w:numId w:val="26"/>
        </w:numPr>
      </w:pPr>
      <w:r>
        <w:t>Végleges verzió elkészítése:</w:t>
      </w:r>
    </w:p>
    <w:p w14:paraId="660EBD5C" w14:textId="02FAC56B" w:rsidR="007128FE" w:rsidRDefault="007128FE" w:rsidP="0033193A">
      <w:pPr>
        <w:ind w:firstLine="0"/>
      </w:pPr>
      <w:r>
        <w:t>A béta tesztelésből származó hibák javítása, optimalizációk és az utolsó finomhangolások befejezése után a játék eléri a „</w:t>
      </w:r>
      <w:proofErr w:type="spellStart"/>
      <w:r>
        <w:t>gold</w:t>
      </w:r>
      <w:proofErr w:type="spellEnd"/>
      <w:r>
        <w:t xml:space="preserve"> </w:t>
      </w:r>
      <w:proofErr w:type="spellStart"/>
      <w:r>
        <w:t>master</w:t>
      </w:r>
      <w:proofErr w:type="spellEnd"/>
      <w:r>
        <w:t>” állapotot, vagyis a kiadásra kész végleges verziót.</w:t>
      </w:r>
    </w:p>
    <w:p w14:paraId="5E83729F" w14:textId="77777777" w:rsidR="007128FE" w:rsidRDefault="007128FE" w:rsidP="007128FE">
      <w:pPr>
        <w:pStyle w:val="Listaszerbekezds"/>
        <w:numPr>
          <w:ilvl w:val="0"/>
          <w:numId w:val="26"/>
        </w:numPr>
      </w:pPr>
      <w:r>
        <w:t>Platformkövetelmények teljesítése:</w:t>
      </w:r>
    </w:p>
    <w:p w14:paraId="73D135CB" w14:textId="7BF47C3B" w:rsidR="007128FE" w:rsidRDefault="007128FE" w:rsidP="0033193A">
      <w:pPr>
        <w:ind w:firstLine="0"/>
      </w:pPr>
      <w:r>
        <w:t xml:space="preserve">Ha a játékot különböző platformokra szánják (pl. </w:t>
      </w:r>
      <w:proofErr w:type="spellStart"/>
      <w:r>
        <w:t>Steam</w:t>
      </w:r>
      <w:proofErr w:type="spellEnd"/>
      <w:r>
        <w:t>, konzolok, st</w:t>
      </w:r>
      <w:r w:rsidR="00B42C58">
        <w:t>b…</w:t>
      </w:r>
      <w:r>
        <w:t xml:space="preserve">), minden platform specifikus követelményét teljesíteni kell. Ezek magukban foglalhatják a minőségellenőrzési vizsgálatokat (pl. PlayStation </w:t>
      </w:r>
      <w:proofErr w:type="spellStart"/>
      <w:r>
        <w:t>Certification</w:t>
      </w:r>
      <w:proofErr w:type="spellEnd"/>
      <w:r>
        <w:t xml:space="preserve">, Apple App </w:t>
      </w:r>
      <w:proofErr w:type="spellStart"/>
      <w:r>
        <w:t>Review</w:t>
      </w:r>
      <w:proofErr w:type="spellEnd"/>
      <w:r>
        <w:t>).</w:t>
      </w:r>
    </w:p>
    <w:p w14:paraId="3C09AC80" w14:textId="77777777" w:rsidR="007128FE" w:rsidRDefault="007128FE" w:rsidP="007128FE">
      <w:pPr>
        <w:pStyle w:val="Listaszerbekezds"/>
        <w:numPr>
          <w:ilvl w:val="0"/>
          <w:numId w:val="26"/>
        </w:numPr>
      </w:pPr>
      <w:r>
        <w:t>Kiadói dokumentáció:</w:t>
      </w:r>
    </w:p>
    <w:p w14:paraId="5A2B78CC" w14:textId="6573EF25" w:rsidR="007128FE" w:rsidRDefault="007128FE" w:rsidP="0033193A">
      <w:pPr>
        <w:ind w:firstLine="0"/>
      </w:pPr>
      <w:r>
        <w:t>Minden hivatalos anyagot, például licencszerződéseket, adatvédelmi szabályzatokat és felhasználói kézikönyveket elő kell készíteni. A kiadás a játékfejlesztés gyümölcse, ahol a munka során megálmodott ötletek végre életre kelnek a játékosok számára. A megfelelő előkészítéssel és utókövetéssel a kiadás nemcsak a projekt lezárását, hanem hosszú távú sikerek kezdetét is jelentheti.</w:t>
      </w:r>
    </w:p>
    <w:p w14:paraId="087B0642" w14:textId="1E8DA518" w:rsidR="00B64A04" w:rsidRPr="00A9246E" w:rsidRDefault="007128FE" w:rsidP="00A9246E">
      <w:pPr>
        <w:pStyle w:val="Cmsor3"/>
      </w:pPr>
      <w:bookmarkStart w:id="805" w:name="_Toc195551945"/>
      <w:r>
        <w:t>Statisztikai elemzés</w:t>
      </w:r>
      <w:bookmarkEnd w:id="805"/>
    </w:p>
    <w:p w14:paraId="7C400F0E" w14:textId="12D975F7" w:rsidR="007128FE" w:rsidRDefault="007128FE">
      <w:pPr>
        <w:ind w:firstLine="505"/>
        <w:pPrChange w:id="806" w:author="Gamerek Nonstop" w:date="2024-12-05T20:12:00Z">
          <w:pPr/>
        </w:pPrChange>
      </w:pPr>
      <w:r w:rsidRPr="00DC41B5">
        <w:t>A statisztikai elemzés döntő része a játékfejlesztés utolsó szakaszának. Segít a fejlesztőknek és kiadóknak megérteni a játék teljesítményét, valamint a játékosok viselkedését és kedvelését. Ez az információ elengedhetetlen a további fejlesztésekhez, frissítésekhez, hibajavításokhoz, és a játék sikeres életciklusának biztosításához.</w:t>
      </w:r>
    </w:p>
    <w:p w14:paraId="408E7DFA" w14:textId="2F29C936" w:rsidR="007128FE" w:rsidDel="0077743F" w:rsidRDefault="007128FE" w:rsidP="0033193A">
      <w:pPr>
        <w:ind w:firstLine="0"/>
        <w:rPr>
          <w:del w:id="807" w:author="Gamerek Nonstop" w:date="2024-12-05T22:10:00Z"/>
        </w:rPr>
      </w:pPr>
      <w:r>
        <w:t>Ebben a projekt környezetben ez a legfontosabb rész, mivel a tesztelői adatbázis kielemzése után kerülnek elő a válaszok a feltett hipotézisek és kérdések megválaszolására. Az eredmény lehet várt/váratlan, de akármi is legyen kutatási teret nyithat azoknak, akik tovább foglalkoznának ezzel a kérdéssel.</w:t>
      </w:r>
    </w:p>
    <w:p w14:paraId="2DD4878E" w14:textId="77777777" w:rsidR="0077743F" w:rsidRDefault="0077743F">
      <w:pPr>
        <w:ind w:firstLine="0"/>
        <w:rPr>
          <w:ins w:id="808" w:author="Gamerek Nonstop" w:date="2024-12-05T22:10:00Z"/>
        </w:rPr>
      </w:pPr>
    </w:p>
    <w:p w14:paraId="47D2F644" w14:textId="324707EE" w:rsidR="0098238B" w:rsidRDefault="0077743F" w:rsidP="0098238B">
      <w:pPr>
        <w:pStyle w:val="Cmsor1"/>
      </w:pPr>
      <w:bookmarkStart w:id="809" w:name="_Toc195551946"/>
      <w:ins w:id="810" w:author="Gamerek Nonstop" w:date="2024-12-05T22:10:00Z">
        <w:r>
          <w:lastRenderedPageBreak/>
          <w:t>Saját projekt felépítése</w:t>
        </w:r>
      </w:ins>
      <w:bookmarkEnd w:id="809"/>
    </w:p>
    <w:p w14:paraId="4FB751D0" w14:textId="1B4B37E0" w:rsidR="0098238B" w:rsidRDefault="002C0ADB" w:rsidP="0077743F">
      <w:pPr>
        <w:pStyle w:val="Cmsor2"/>
      </w:pPr>
      <w:bookmarkStart w:id="811" w:name="_Toc195551947"/>
      <w:r>
        <w:t>Szint t</w:t>
      </w:r>
      <w:r w:rsidR="0098238B">
        <w:t>ervezési szempontok</w:t>
      </w:r>
      <w:bookmarkEnd w:id="811"/>
    </w:p>
    <w:p w14:paraId="11138FCB" w14:textId="141DF7FC" w:rsidR="0098238B" w:rsidRDefault="00934B19" w:rsidP="00934B19">
      <w:pPr>
        <w:ind w:firstLine="431"/>
      </w:pPr>
      <w:r>
        <w:t xml:space="preserve">A projekt sikeres kivitelezéséhez fontos volt meghatározni azokat a tervezési elveket és szempontokat, amelyek biztosítják a játék átláthatóságát, </w:t>
      </w:r>
      <w:proofErr w:type="spellStart"/>
      <w:r>
        <w:t>optimalizálhatóságát</w:t>
      </w:r>
      <w:proofErr w:type="spellEnd"/>
      <w:r>
        <w:t xml:space="preserve"> és a felhasználói élményt.</w:t>
      </w:r>
    </w:p>
    <w:p w14:paraId="5CBF36D1" w14:textId="63CFB1D7" w:rsidR="00934B19" w:rsidRDefault="00934B19" w:rsidP="00934B19">
      <w:pPr>
        <w:ind w:firstLine="0"/>
      </w:pPr>
      <w:r>
        <w:t xml:space="preserve">Első sorban egy olyan intuitív játékmenetet kellett meghatározni, ami a megadott fejlesztési célnak megfelel tehát különböző játékok által megállapíthatók generációs különbségek a felhasználók digitális képességeiben. Tehát a szinteket úgy határoztam meg hogy mindegyik egy-egy olyan képességet teszteljen a játékosoknál, ami attól függően jobb vagy rosszabb lehet minél többet találkozott a játékos ilyen jellegű virtuális játékokkal, minél gyakrabban old meg bonyolultabb, összetettebb gondolkozást igénylő feladatokat, illetve minél több olyan eszközt használ a </w:t>
      </w:r>
      <w:r w:rsidR="004C78E4">
        <w:t>mindennapjaiban,</w:t>
      </w:r>
      <w:r>
        <w:t xml:space="preserve"> ami befolyásolhatja a megoldás kialakulásának idejét vagy éppen a megoldás minőségét.</w:t>
      </w:r>
    </w:p>
    <w:p w14:paraId="749890B7" w14:textId="1E103BC9" w:rsidR="00934B19" w:rsidRDefault="00934B19" w:rsidP="00934B19">
      <w:pPr>
        <w:ind w:firstLine="0"/>
      </w:pPr>
      <w:r>
        <w:t>A szinteket így 4 részre tagoltam és az által álltam neki a fejlesztésnek.</w:t>
      </w:r>
    </w:p>
    <w:p w14:paraId="6FD23FB2" w14:textId="687F81F8" w:rsidR="00934B19" w:rsidRDefault="00934B19" w:rsidP="00934B19">
      <w:pPr>
        <w:pStyle w:val="Cmsor3"/>
      </w:pPr>
      <w:bookmarkStart w:id="812" w:name="_Toc195551948"/>
      <w:r>
        <w:t>Első szint</w:t>
      </w:r>
      <w:r w:rsidR="00982C61">
        <w:t xml:space="preserve"> (Simon say’s)</w:t>
      </w:r>
      <w:bookmarkEnd w:id="812"/>
    </w:p>
    <w:p w14:paraId="0F0355A5" w14:textId="3371CE2F" w:rsidR="00934B19" w:rsidRPr="00934B19" w:rsidRDefault="00934B19" w:rsidP="00934B19">
      <w:pPr>
        <w:pStyle w:val="Firstparagraph"/>
        <w:ind w:firstLine="505"/>
      </w:pPr>
      <w:r>
        <w:t>Az első szint a játékos logikai képességeit hivatott felmérni így több opció közül én a „Simon mondja” nevű közismert játék egyik változatát szerettem volna megvalósítani.</w:t>
      </w:r>
    </w:p>
    <w:p w14:paraId="411E5D92" w14:textId="25AC0E27" w:rsidR="00934B19" w:rsidDel="00B8284F" w:rsidRDefault="00B8284F" w:rsidP="00934B19">
      <w:pPr>
        <w:ind w:firstLine="0"/>
        <w:rPr>
          <w:del w:id="813" w:author="Nonstop Gamerek" w:date="2025-04-23T12:41:00Z"/>
        </w:rPr>
      </w:pPr>
      <w:ins w:id="814" w:author="Nonstop Gamerek" w:date="2025-04-23T12:40:00Z">
        <w:r>
          <w:rPr>
            <w:noProof/>
          </w:rPr>
          <w:lastRenderedPageBreak/>
          <mc:AlternateContent>
            <mc:Choice Requires="wps">
              <w:drawing>
                <wp:anchor distT="0" distB="0" distL="114300" distR="114300" simplePos="0" relativeHeight="251694080" behindDoc="0" locked="0" layoutInCell="1" allowOverlap="1" wp14:anchorId="54A7AD7B" wp14:editId="459D95DB">
                  <wp:simplePos x="0" y="0"/>
                  <wp:positionH relativeFrom="column">
                    <wp:posOffset>1306195</wp:posOffset>
                  </wp:positionH>
                  <wp:positionV relativeFrom="paragraph">
                    <wp:posOffset>4794250</wp:posOffset>
                  </wp:positionV>
                  <wp:extent cx="3152775" cy="635"/>
                  <wp:effectExtent l="0" t="0" r="0" b="0"/>
                  <wp:wrapTopAndBottom/>
                  <wp:docPr id="33" name="Szövegdoboz 3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152775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4DC97A6" w14:textId="4A5D6769" w:rsidR="00A90DB9" w:rsidRPr="005A1082" w:rsidRDefault="00A90DB9">
                              <w:pPr>
                                <w:pStyle w:val="Kpalrs"/>
                                <w:rPr>
                                  <w:noProof/>
                                </w:rPr>
                                <w:pPrChange w:id="815" w:author="Nonstop Gamerek" w:date="2025-04-23T12:40:00Z">
                                  <w:pPr/>
                                </w:pPrChange>
                              </w:pPr>
                              <w:ins w:id="816" w:author="Nonstop Gamerek" w:date="2025-04-23T12:40:00Z">
                                <w:r>
                                  <w:rPr>
                                    <w:noProof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</w:rPr>
                                  <w:instrText xml:space="preserve"> SEQ ábra \* ARABIC </w:instrText>
                                </w:r>
                              </w:ins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817" w:name="_Toc196304927"/>
                              <w:ins w:id="818" w:author="Nonstop Gamerek" w:date="2025-04-25T13:41:00Z">
                                <w:r w:rsidR="00113BD1">
                                  <w:rPr>
                                    <w:noProof/>
                                  </w:rPr>
                                  <w:t>4</w:t>
                                </w:r>
                              </w:ins>
                              <w:ins w:id="819" w:author="Nonstop Gamerek" w:date="2025-04-23T12:40:00Z"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t>. ábra: Simon Say’s illusztráció egy online memóriafejlesztő felületről [8]</w:t>
                                </w:r>
                              </w:ins>
                              <w:bookmarkEnd w:id="81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54A7AD7B" id="Szövegdoboz 33" o:spid="_x0000_s1028" type="#_x0000_t202" style="position:absolute;left:0;text-align:left;margin-left:102.85pt;margin-top:377.5pt;width:248.2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" stroked="f">
                  <v:textbox style="mso-fit-shape-to-text:t" inset="0,0,0,0">
                    <w:txbxContent>
                      <w:p w14:paraId="44DC97A6" w14:textId="4A5D6769" w:rsidR="00A90DB9" w:rsidRPr="005A1082" w:rsidRDefault="00A90DB9">
                        <w:pPr>
                          <w:pStyle w:val="Kpalrs"/>
                          <w:rPr>
                            <w:noProof/>
                          </w:rPr>
                          <w:pPrChange w:id="820" w:author="Nonstop Gamerek" w:date="2025-04-23T12:40:00Z">
                            <w:pPr/>
                          </w:pPrChange>
                        </w:pPr>
                        <w:ins w:id="821" w:author="Nonstop Gamerek" w:date="2025-04-23T12:40:00Z"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SEQ ábra \* ARABIC </w:instrText>
                          </w:r>
                        </w:ins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822" w:name="_Toc196304927"/>
                        <w:ins w:id="823" w:author="Nonstop Gamerek" w:date="2025-04-25T13:41:00Z">
                          <w:r w:rsidR="00113BD1">
                            <w:rPr>
                              <w:noProof/>
                            </w:rPr>
                            <w:t>4</w:t>
                          </w:r>
                        </w:ins>
                        <w:ins w:id="824" w:author="Nonstop Gamerek" w:date="2025-04-23T12:40:00Z"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t>. ábra: Simon Say’s illusztráció egy online memóriafejlesztő felületről [8]</w:t>
                          </w:r>
                        </w:ins>
                        <w:bookmarkEnd w:id="822"/>
                      </w:p>
                    </w:txbxContent>
                  </v:textbox>
                  <w10:wrap type="topAndBottom"/>
                </v:shape>
              </w:pict>
            </mc:Fallback>
          </mc:AlternateContent>
        </w:r>
      </w:ins>
      <w:r w:rsidR="00CA7354" w:rsidRPr="00CA7354">
        <w:rPr>
          <w:noProof/>
        </w:rPr>
        <w:drawing>
          <wp:anchor distT="0" distB="0" distL="114300" distR="114300" simplePos="0" relativeHeight="251664384" behindDoc="0" locked="0" layoutInCell="1" allowOverlap="1" wp14:anchorId="7DDA4124" wp14:editId="56790B27">
            <wp:simplePos x="0" y="0"/>
            <wp:positionH relativeFrom="column">
              <wp:posOffset>1306525</wp:posOffset>
            </wp:positionH>
            <wp:positionV relativeFrom="paragraph">
              <wp:posOffset>1279779</wp:posOffset>
            </wp:positionV>
            <wp:extent cx="3152775" cy="3457575"/>
            <wp:effectExtent l="0" t="0" r="9525" b="9525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4B19">
        <w:t>A játék egy klasszikus formája a memóriajátékoknak,</w:t>
      </w:r>
      <w:r w:rsidR="001D0313">
        <w:t xml:space="preserve"> </w:t>
      </w:r>
      <w:r w:rsidR="00982C61">
        <w:t>lényege,</w:t>
      </w:r>
      <w:r w:rsidR="001D0313">
        <w:t xml:space="preserve"> hogy a gép által generált színeket a játékos ugyan abban a sorrendben vissza tudja adni és minden helyesen eltalált kombináció után egy színnel bővül a sorozat, így szükség van folyamatos figyelemre és pontosságra. A cél, hogy a játékos minél tovább képes legyen pontosan visszaidézni a szekvenciát és el tudjon érni minél magasabb pontszámot.</w:t>
      </w:r>
    </w:p>
    <w:p w14:paraId="27D4718E" w14:textId="6119F6B3" w:rsidR="00CA7354" w:rsidRDefault="006D1130">
      <w:pPr>
        <w:ind w:firstLine="0"/>
        <w:pPrChange w:id="825" w:author="Nonstop Gamerek" w:date="2025-04-23T12:41:00Z">
          <w:pPr>
            <w:pStyle w:val="Kpalrs"/>
          </w:pPr>
        </w:pPrChange>
      </w:pPr>
      <w:del w:id="826" w:author="Nonstop Gamerek" w:date="2025-04-23T12:40:00Z">
        <w:r w:rsidDel="00B8284F">
          <w:delText>4</w:delText>
        </w:r>
        <w:r w:rsidR="00CA7354" w:rsidDel="00B8284F">
          <w:delText>. ábra: Simon Say’s illusztráció egy online memóriafejlesztő felületről</w:delText>
        </w:r>
        <w:r w:rsidR="00CD0A21" w:rsidDel="00B8284F">
          <w:delText xml:space="preserve"> [8]</w:delText>
        </w:r>
      </w:del>
    </w:p>
    <w:p w14:paraId="1269CDDA" w14:textId="7E27F2D8" w:rsidR="001D0313" w:rsidRDefault="001D0313" w:rsidP="00934B19">
      <w:pPr>
        <w:ind w:firstLine="0"/>
      </w:pPr>
      <w:r>
        <w:t xml:space="preserve">A játék nem csak szórakoztatás szempontjából alkalmas </w:t>
      </w:r>
      <w:r w:rsidR="00982C61">
        <w:t>a feladatára,</w:t>
      </w:r>
      <w:r>
        <w:t xml:space="preserve"> de a játszása során rengeteg kognitív készség fejlődik. Alapvetően az agyunk rövidtávú memória központja </w:t>
      </w:r>
      <w:r w:rsidR="00982C61">
        <w:t>az,</w:t>
      </w:r>
      <w:r>
        <w:t xml:space="preserve"> amit igénybe </w:t>
      </w:r>
      <w:r w:rsidR="00982C61">
        <w:t>vesz,</w:t>
      </w:r>
      <w:r>
        <w:t xml:space="preserve"> de a figyelemkontrollt is erősíti mivel a folyamatosan gyorsuló és bővülő sorozatot pontosan kell visszaadni. Ezen kívül nagy a szerepe a koncentrációs készségnek is, hiszen egy apró figyelmetlenség és a folyamat lezárul.</w:t>
      </w:r>
    </w:p>
    <w:p w14:paraId="4F0FDD47" w14:textId="3126B5B6" w:rsidR="00CA7354" w:rsidRDefault="001D0313" w:rsidP="00934B19">
      <w:pPr>
        <w:ind w:firstLine="0"/>
      </w:pPr>
      <w:r>
        <w:t>Az ilyen jellegű kihívások pozitív hatással vannak az agyunk működésére és</w:t>
      </w:r>
      <w:r w:rsidR="00982C61">
        <w:t xml:space="preserve"> tökéletes első kihívás</w:t>
      </w:r>
      <w:r>
        <w:t xml:space="preserve"> a kevesebb digitális kompetenciával rendelkező személyek számára </w:t>
      </w:r>
      <w:r w:rsidR="00982C61">
        <w:t>is. Segíthet a mentális frissesség megtartásában.</w:t>
      </w:r>
      <w:r w:rsidR="00982C61" w:rsidRPr="00982C61">
        <w:t xml:space="preserve"> Emellett a rendszeres memória- és figyelemgyakorlatok segíthetnek a tanulási képességek fejlesztésében, az információk gyorsabb feldolgozásában és a problémamegoldó készség javításában.</w:t>
      </w:r>
      <w:r w:rsidR="00982C61">
        <w:t xml:space="preserve"> </w:t>
      </w:r>
      <w:r w:rsidR="00982C61" w:rsidRPr="00982C61">
        <w:t>A játék tehát nem csupán szórakoztató kihívás, hanem hasznos eszköz is lehet</w:t>
      </w:r>
      <w:r w:rsidR="00982C61">
        <w:t xml:space="preserve"> a többi szint felvezető játékának.</w:t>
      </w:r>
      <w:r w:rsidR="00CA7354" w:rsidRPr="00CA7354">
        <w:t xml:space="preserve"> </w:t>
      </w:r>
      <w:r w:rsidR="00A7326D">
        <w:t xml:space="preserve">A különböző generációba született személyek számára egyaránt ismerős a </w:t>
      </w:r>
      <w:r w:rsidR="00A7326D">
        <w:lastRenderedPageBreak/>
        <w:t xml:space="preserve">játék neve így nem okozhat </w:t>
      </w:r>
      <w:r w:rsidR="009325CF">
        <w:t>gondot a tesztelők számára. Illetve a játékmenet könnyen átlátható így gyorsan elsajátítható és tanulható.</w:t>
      </w:r>
      <w:r w:rsidR="007420D3">
        <w:t>[9]</w:t>
      </w:r>
    </w:p>
    <w:p w14:paraId="0D17A78F" w14:textId="3A303184" w:rsidR="00982C61" w:rsidRDefault="00CA7354" w:rsidP="004C78E4">
      <w:pPr>
        <w:pStyle w:val="Cmsor4"/>
      </w:pPr>
      <w:r>
        <w:t>Vizuális kialakítás</w:t>
      </w:r>
    </w:p>
    <w:p w14:paraId="65E86713" w14:textId="62881826" w:rsidR="009325CF" w:rsidDel="00B8284F" w:rsidRDefault="00B8284F" w:rsidP="009325CF">
      <w:pPr>
        <w:pStyle w:val="Firstparagraph"/>
        <w:ind w:firstLine="505"/>
        <w:rPr>
          <w:del w:id="827" w:author="Nonstop Gamerek" w:date="2025-04-23T12:41:00Z"/>
        </w:rPr>
      </w:pPr>
      <w:ins w:id="828" w:author="Nonstop Gamerek" w:date="2025-04-23T12:41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96128" behindDoc="0" locked="0" layoutInCell="1" allowOverlap="1" wp14:anchorId="1A135B19" wp14:editId="0412FDA5">
                  <wp:simplePos x="0" y="0"/>
                  <wp:positionH relativeFrom="column">
                    <wp:posOffset>1022350</wp:posOffset>
                  </wp:positionH>
                  <wp:positionV relativeFrom="paragraph">
                    <wp:posOffset>4489450</wp:posOffset>
                  </wp:positionV>
                  <wp:extent cx="3354070" cy="635"/>
                  <wp:effectExtent l="0" t="0" r="0" b="0"/>
                  <wp:wrapTopAndBottom/>
                  <wp:docPr id="34" name="Szövegdoboz 3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354070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A5BF83D" w14:textId="4DC088BE" w:rsidR="00A90DB9" w:rsidRPr="00372876" w:rsidRDefault="00A90DB9">
                              <w:pPr>
                                <w:pStyle w:val="Kpalrs"/>
                                <w:rPr>
                                  <w:noProof/>
                                </w:rPr>
                                <w:pPrChange w:id="829" w:author="Nonstop Gamerek" w:date="2025-04-23T12:41:00Z">
                                  <w:pPr>
                                    <w:pStyle w:val="Firstparagraph"/>
                                    <w:ind w:firstLine="505"/>
                                  </w:pPr>
                                </w:pPrChange>
                              </w:pPr>
                              <w:ins w:id="830" w:author="Nonstop Gamerek" w:date="2025-04-23T12:41:00Z">
                                <w:r>
                                  <w:rPr>
                                    <w:noProof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</w:rPr>
                                  <w:instrText xml:space="preserve"> SEQ ábra \* ARABIC </w:instrText>
                                </w:r>
                              </w:ins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831" w:name="_Toc196304928"/>
                              <w:ins w:id="832" w:author="Nonstop Gamerek" w:date="2025-04-25T13:41:00Z">
                                <w:r w:rsidR="00113BD1">
                                  <w:rPr>
                                    <w:noProof/>
                                  </w:rPr>
                                  <w:t>5</w:t>
                                </w:r>
                              </w:ins>
                              <w:ins w:id="833" w:author="Nonstop Gamerek" w:date="2025-04-23T12:41:00Z"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t>. ábra: Simon Say’s vizuális kialakítása</w:t>
                                </w:r>
                              </w:ins>
                              <w:bookmarkEnd w:id="831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1A135B19" id="Szövegdoboz 34" o:spid="_x0000_s1029" type="#_x0000_t202" style="position:absolute;left:0;text-align:left;margin-left:80.5pt;margin-top:353.5pt;width:264.1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" stroked="f">
                  <v:textbox style="mso-fit-shape-to-text:t" inset="0,0,0,0">
                    <w:txbxContent>
                      <w:p w14:paraId="2A5BF83D" w14:textId="4DC088BE" w:rsidR="00A90DB9" w:rsidRPr="00372876" w:rsidRDefault="00A90DB9">
                        <w:pPr>
                          <w:pStyle w:val="Kpalrs"/>
                          <w:rPr>
                            <w:noProof/>
                          </w:rPr>
                          <w:pPrChange w:id="834" w:author="Nonstop Gamerek" w:date="2025-04-23T12:41:00Z">
                            <w:pPr>
                              <w:pStyle w:val="Firstparagraph"/>
                              <w:ind w:firstLine="505"/>
                            </w:pPr>
                          </w:pPrChange>
                        </w:pPr>
                        <w:ins w:id="835" w:author="Nonstop Gamerek" w:date="2025-04-23T12:41:00Z"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SEQ ábra \* ARABIC </w:instrText>
                          </w:r>
                        </w:ins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836" w:name="_Toc196304928"/>
                        <w:ins w:id="837" w:author="Nonstop Gamerek" w:date="2025-04-25T13:41:00Z">
                          <w:r w:rsidR="00113BD1">
                            <w:rPr>
                              <w:noProof/>
                            </w:rPr>
                            <w:t>5</w:t>
                          </w:r>
                        </w:ins>
                        <w:ins w:id="838" w:author="Nonstop Gamerek" w:date="2025-04-23T12:41:00Z"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t>. ábra: Simon Say’s vizuális kialakítása</w:t>
                          </w:r>
                        </w:ins>
                        <w:bookmarkEnd w:id="836"/>
                      </w:p>
                    </w:txbxContent>
                  </v:textbox>
                  <w10:wrap type="topAndBottom"/>
                </v:shape>
              </w:pict>
            </mc:Fallback>
          </mc:AlternateContent>
        </w:r>
      </w:ins>
      <w:r w:rsidR="009325CF" w:rsidRPr="009325CF">
        <w:rPr>
          <w:noProof/>
        </w:rPr>
        <w:drawing>
          <wp:anchor distT="0" distB="0" distL="114300" distR="114300" simplePos="0" relativeHeight="251665408" behindDoc="0" locked="0" layoutInCell="1" allowOverlap="1" wp14:anchorId="42FC9982" wp14:editId="05B2B211">
            <wp:simplePos x="0" y="0"/>
            <wp:positionH relativeFrom="margin">
              <wp:posOffset>1022350</wp:posOffset>
            </wp:positionH>
            <wp:positionV relativeFrom="paragraph">
              <wp:posOffset>1799437</wp:posOffset>
            </wp:positionV>
            <wp:extent cx="3354166" cy="2633472"/>
            <wp:effectExtent l="0" t="0" r="0" b="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166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25CF">
        <w:t>Az alapvető játék mintájára én is létrehoztam egy 3D-s játékpanelt, amibe beleépítettem a játék mechanikáit.</w:t>
      </w:r>
      <w:r w:rsidR="009325CF" w:rsidRPr="009325CF">
        <w:t xml:space="preserve"> A játék vizuálisan letisztult és minimalista, ami segít a játékos figyelmét a lényeges elemekre irányítani. A falon található négyzetrácsos panel egy interaktív felület, amely a játék fő mechanikáját támogatja. A mellette lévő zöld gomb vizuálisan jól elkülönül mivel a játék indítására szolgál. Az egyszerű geometriai formák és a kontrasztos színek egyértelművé teszik a játékos számára, hogy mely elemekkel lehet kapcsolatba lépni, ezáltal intuitív felhasználói élményt biztosítanak.</w:t>
      </w:r>
    </w:p>
    <w:p w14:paraId="610B3DA7" w14:textId="2BD74A81" w:rsidR="009325CF" w:rsidRDefault="006D1130">
      <w:pPr>
        <w:pStyle w:val="Firstparagraph"/>
        <w:ind w:firstLine="505"/>
        <w:pPrChange w:id="839" w:author="Nonstop Gamerek" w:date="2025-04-23T12:41:00Z">
          <w:pPr>
            <w:pStyle w:val="Kpalrs"/>
          </w:pPr>
        </w:pPrChange>
      </w:pPr>
      <w:del w:id="840" w:author="Nonstop Gamerek" w:date="2025-04-23T12:41:00Z">
        <w:r w:rsidDel="00B8284F">
          <w:delText>5</w:delText>
        </w:r>
        <w:r w:rsidR="009325CF" w:rsidDel="00B8284F">
          <w:delText>. ábra: Simon Say’s vizuális kialakítása</w:delText>
        </w:r>
      </w:del>
    </w:p>
    <w:p w14:paraId="7676CDF6" w14:textId="45236428" w:rsidR="009325CF" w:rsidRDefault="009325CF" w:rsidP="009325CF">
      <w:pPr>
        <w:ind w:firstLine="0"/>
      </w:pPr>
      <w:r w:rsidRPr="009325CF">
        <w:t>Ez a verzió a klasszikus Simon mondja játék egy továbbfejlesztett és nehezített változata, mivel nem csupán a hagyományos négy színnel operál, hanem egy kilencgombos rácsot használ, ami jelentősen növeli a kihívás szintjét. A megnövelt lehetőségek miatt a játékosnak több vizuális információt kell feldolgoznia és hosszabb szekvenciákat kell megjegyeznie.</w:t>
      </w:r>
    </w:p>
    <w:p w14:paraId="79C63881" w14:textId="0447AC11" w:rsidR="0050159C" w:rsidRDefault="0050159C" w:rsidP="009325CF">
      <w:pPr>
        <w:ind w:firstLine="0"/>
      </w:pPr>
      <w:r>
        <w:t>A panelen kívül a felhasználói interfészen is látható olyan elem, ami a játékhoz köthető, ez egy pontok visszajelzésére szolgáló panel, ami folyamatosan frissül amint a játékos a „következő szintre lépett” tehát egyel bővül az eddigi színek kombinációs listája.</w:t>
      </w:r>
    </w:p>
    <w:p w14:paraId="4CA0AD7D" w14:textId="1ABD2B8C" w:rsidR="0050159C" w:rsidRDefault="0050159C" w:rsidP="009325CF">
      <w:pPr>
        <w:ind w:firstLine="0"/>
      </w:pPr>
    </w:p>
    <w:p w14:paraId="663C47CA" w14:textId="0BC5C1AD" w:rsidR="0050159C" w:rsidRDefault="0050159C" w:rsidP="004C78E4">
      <w:pPr>
        <w:pStyle w:val="Cmsor4"/>
      </w:pPr>
      <w:r>
        <w:lastRenderedPageBreak/>
        <w:t>Játék logika kialakítása</w:t>
      </w:r>
    </w:p>
    <w:p w14:paraId="3CA3BD19" w14:textId="626E679E" w:rsidR="0050159C" w:rsidRDefault="0050159C" w:rsidP="0050159C">
      <w:pPr>
        <w:pStyle w:val="Firstparagraph"/>
        <w:ind w:firstLine="431"/>
      </w:pPr>
      <w:r>
        <w:t>A játék kialakításában voltak logikai és programozási kihívások mivel ez egy kibővített verziója az alapvető 4 gombos változatnak. A mechanikája alapvetően 4 kulcsfontosságú elemből épült fel:</w:t>
      </w:r>
    </w:p>
    <w:p w14:paraId="408A0246" w14:textId="3D0B0464" w:rsidR="0050159C" w:rsidRDefault="0050159C" w:rsidP="0050159C">
      <w:pPr>
        <w:pStyle w:val="Listaszerbekezds"/>
        <w:numPr>
          <w:ilvl w:val="0"/>
          <w:numId w:val="26"/>
        </w:numPr>
      </w:pPr>
      <w:r>
        <w:t>Szekvenciális színgenerálás</w:t>
      </w:r>
    </w:p>
    <w:p w14:paraId="6AB4352F" w14:textId="2CA3395F" w:rsidR="0050159C" w:rsidRDefault="0050159C" w:rsidP="0050159C">
      <w:pPr>
        <w:pStyle w:val="Listaszerbekezds"/>
        <w:numPr>
          <w:ilvl w:val="0"/>
          <w:numId w:val="26"/>
        </w:numPr>
      </w:pPr>
      <w:r>
        <w:t>Felhasználói bemenetek lekezelése</w:t>
      </w:r>
    </w:p>
    <w:p w14:paraId="5804F997" w14:textId="71421FD0" w:rsidR="0050159C" w:rsidRDefault="0050159C" w:rsidP="0050159C">
      <w:pPr>
        <w:pStyle w:val="Listaszerbekezds"/>
        <w:numPr>
          <w:ilvl w:val="0"/>
          <w:numId w:val="26"/>
        </w:numPr>
      </w:pPr>
      <w:r>
        <w:t>Ellenőrzési fázis</w:t>
      </w:r>
    </w:p>
    <w:p w14:paraId="10CB6507" w14:textId="5584CBD1" w:rsidR="0050159C" w:rsidRDefault="0050159C" w:rsidP="0050159C">
      <w:pPr>
        <w:pStyle w:val="Listaszerbekezds"/>
        <w:numPr>
          <w:ilvl w:val="0"/>
          <w:numId w:val="26"/>
        </w:numPr>
      </w:pPr>
      <w:r>
        <w:t>Játékállapotok kezelése és pont mentése</w:t>
      </w:r>
    </w:p>
    <w:p w14:paraId="628BE72B" w14:textId="3E178722" w:rsidR="0050159C" w:rsidRDefault="0050159C" w:rsidP="0050159C">
      <w:pPr>
        <w:ind w:firstLine="0"/>
      </w:pPr>
      <w:r>
        <w:t>Ezek az elemek 4 különböző osztály segítségével kerültek implementálásra</w:t>
      </w:r>
      <w:r w:rsidR="00D661CF">
        <w:t>, így elkülöníthető minden segédfolyamat, illetve logika, ami a játék játszhatóságát alapvetően nyújtja. A kódok elkülönítése a fejlesztés szempontjából fontos volt mivel így konzisztensebb, letisztultabb és átláthatóbb lett, ami továbbfejleszthető és könnyen hibakezelhető.</w:t>
      </w:r>
    </w:p>
    <w:p w14:paraId="354059C7" w14:textId="26BF67E0" w:rsidR="0050159C" w:rsidRDefault="0050159C" w:rsidP="0050159C">
      <w:pPr>
        <w:pStyle w:val="Cmsor4"/>
      </w:pPr>
      <w:r>
        <w:t>Szekvenciális színgenerálás</w:t>
      </w:r>
    </w:p>
    <w:p w14:paraId="1800D47E" w14:textId="3F6E5E2A" w:rsidR="0050159C" w:rsidRDefault="00D661CF" w:rsidP="00D661CF">
      <w:pPr>
        <w:pStyle w:val="Firstparagraph"/>
        <w:ind w:firstLine="431"/>
      </w:pPr>
      <w:r>
        <w:t>A színek generálása az egyik fontos metódusa a játéknak mivel ez által bővül az a színlista, amit a játékosnak pontos sorrendben vissza kell adnia. Az általam megvalósított verzió máshogy közelíti meg ennek a logikának a felépítését.</w:t>
      </w:r>
    </w:p>
    <w:p w14:paraId="7FEEACFF" w14:textId="23D12A0D" w:rsidR="00D661CF" w:rsidRDefault="001459A7" w:rsidP="00D661CF">
      <w:pPr>
        <w:ind w:firstLine="0"/>
      </w:pPr>
      <w:r>
        <w:t xml:space="preserve">A gombok sorrendjét egy listába tárolom és folyamatosan bővítem a gép által random sorsolt gombbal. </w:t>
      </w:r>
      <w:r w:rsidR="00D661CF">
        <w:t xml:space="preserve">A kódom használati gyakoriság által véletlenszerűen </w:t>
      </w:r>
      <w:r>
        <w:t>választja a soron következő gombot, azért építettem bele ezt a metódust mert a tesztek során többször előfordultak olyan sorozatok, amik ismétléses alapon ugyan azokat a gombokat használták fel, ez egyszerűsítette a játékot és lehetővé tette a könnyű pontszerzést. A komplexitást ezáltal a módszer által növelni tudtam, mivel így minden gomb kihasználásra kerül és jobb koncentrációs készséget igényel a gombok szétszórtsága és mennyisége miatt.</w:t>
      </w:r>
    </w:p>
    <w:p w14:paraId="2A470220" w14:textId="6514D32F" w:rsidR="001459A7" w:rsidRDefault="001459A7" w:rsidP="00D661CF">
      <w:pPr>
        <w:ind w:firstLine="0"/>
      </w:pPr>
      <w:r>
        <w:t>Ehhez a már elmentett sorrendben lévő gombokat egy úgynevezett „</w:t>
      </w:r>
      <w:proofErr w:type="spellStart"/>
      <w:r w:rsidR="00E81B7C">
        <w:t>Dictionary</w:t>
      </w:r>
      <w:proofErr w:type="spellEnd"/>
      <w:r w:rsidR="00E81B7C">
        <w:t>” -</w:t>
      </w:r>
      <w:r>
        <w:t xml:space="preserve">be is </w:t>
      </w:r>
      <w:r w:rsidR="00E81B7C">
        <w:t>menti,</w:t>
      </w:r>
      <w:r>
        <w:t xml:space="preserve"> ami kulcs-érték párokat tárol így </w:t>
      </w:r>
      <w:r w:rsidR="00FA26AE">
        <w:t>tudja meghatározni, hogy adott gomb hányszor került eddig használatra.</w:t>
      </w:r>
    </w:p>
    <w:p w14:paraId="4B3FCFFF" w14:textId="1DF94F15" w:rsidR="00FA26AE" w:rsidDel="007674C0" w:rsidRDefault="007674C0" w:rsidP="00D661CF">
      <w:pPr>
        <w:ind w:firstLine="0"/>
        <w:rPr>
          <w:del w:id="841" w:author="Nonstop Gamerek" w:date="2025-04-23T12:41:00Z"/>
        </w:rPr>
      </w:pPr>
      <w:ins w:id="842" w:author="Nonstop Gamerek" w:date="2025-04-23T12:41:00Z">
        <w:r>
          <w:rPr>
            <w:noProof/>
          </w:rPr>
          <w:lastRenderedPageBreak/>
          <mc:AlternateContent>
            <mc:Choice Requires="wps">
              <w:drawing>
                <wp:anchor distT="0" distB="0" distL="114300" distR="114300" simplePos="0" relativeHeight="251698176" behindDoc="0" locked="0" layoutInCell="1" allowOverlap="1" wp14:anchorId="005BAAE8" wp14:editId="7FB23990">
                  <wp:simplePos x="0" y="0"/>
                  <wp:positionH relativeFrom="column">
                    <wp:posOffset>644525</wp:posOffset>
                  </wp:positionH>
                  <wp:positionV relativeFrom="paragraph">
                    <wp:posOffset>3322320</wp:posOffset>
                  </wp:positionV>
                  <wp:extent cx="4526915" cy="635"/>
                  <wp:effectExtent l="0" t="0" r="0" b="0"/>
                  <wp:wrapTopAndBottom/>
                  <wp:docPr id="35" name="Szövegdoboz 3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4526915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DCA7DFE" w14:textId="2FE930D0" w:rsidR="00A90DB9" w:rsidRPr="00217514" w:rsidRDefault="00A90DB9">
                              <w:pPr>
                                <w:pStyle w:val="Kpalrs"/>
                                <w:rPr>
                                  <w:noProof/>
                                </w:rPr>
                                <w:pPrChange w:id="843" w:author="Nonstop Gamerek" w:date="2025-04-23T12:41:00Z">
                                  <w:pPr/>
                                </w:pPrChange>
                              </w:pPr>
                              <w:ins w:id="844" w:author="Nonstop Gamerek" w:date="2025-04-23T12:41:00Z">
                                <w:r>
                                  <w:rPr>
                                    <w:noProof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</w:rPr>
                                  <w:instrText xml:space="preserve"> SEQ ábra \* ARABIC </w:instrText>
                                </w:r>
                              </w:ins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845" w:name="_Toc196304929"/>
                              <w:ins w:id="846" w:author="Nonstop Gamerek" w:date="2025-04-25T13:41:00Z">
                                <w:r w:rsidR="00113BD1">
                                  <w:rPr>
                                    <w:noProof/>
                                  </w:rPr>
                                  <w:t>6</w:t>
                                </w:r>
                              </w:ins>
                              <w:ins w:id="847" w:author="Nonstop Gamerek" w:date="2025-04-23T12:41:00Z"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t>. ábra: „</w:t>
                                </w:r>
                                <w:proofErr w:type="spellStart"/>
                                <w:r>
                                  <w:t>PickRandomColor</w:t>
                                </w:r>
                                <w:proofErr w:type="spellEnd"/>
                                <w:r>
                                  <w:t xml:space="preserve"> ()” függvény színek random kiválasztásához</w:t>
                                </w:r>
                              </w:ins>
                              <w:bookmarkEnd w:id="845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005BAAE8" id="Szövegdoboz 35" o:spid="_x0000_s1030" type="#_x0000_t202" style="position:absolute;left:0;text-align:left;margin-left:50.75pt;margin-top:261.6pt;width:356.4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" stroked="f">
                  <v:textbox style="mso-fit-shape-to-text:t" inset="0,0,0,0">
                    <w:txbxContent>
                      <w:p w14:paraId="0DCA7DFE" w14:textId="2FE930D0" w:rsidR="00A90DB9" w:rsidRPr="00217514" w:rsidRDefault="00A90DB9">
                        <w:pPr>
                          <w:pStyle w:val="Kpalrs"/>
                          <w:rPr>
                            <w:noProof/>
                          </w:rPr>
                          <w:pPrChange w:id="848" w:author="Nonstop Gamerek" w:date="2025-04-23T12:41:00Z">
                            <w:pPr/>
                          </w:pPrChange>
                        </w:pPr>
                        <w:ins w:id="849" w:author="Nonstop Gamerek" w:date="2025-04-23T12:41:00Z"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SEQ ábra \* ARABIC </w:instrText>
                          </w:r>
                        </w:ins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850" w:name="_Toc196304929"/>
                        <w:ins w:id="851" w:author="Nonstop Gamerek" w:date="2025-04-25T13:41:00Z">
                          <w:r w:rsidR="00113BD1">
                            <w:rPr>
                              <w:noProof/>
                            </w:rPr>
                            <w:t>6</w:t>
                          </w:r>
                        </w:ins>
                        <w:ins w:id="852" w:author="Nonstop Gamerek" w:date="2025-04-23T12:41:00Z"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t>. ábra: „</w:t>
                          </w:r>
                          <w:proofErr w:type="spellStart"/>
                          <w:r>
                            <w:t>PickRandomColor</w:t>
                          </w:r>
                          <w:proofErr w:type="spellEnd"/>
                          <w:r>
                            <w:t xml:space="preserve"> ()” függvény színek random kiválasztásához</w:t>
                          </w:r>
                        </w:ins>
                        <w:bookmarkEnd w:id="850"/>
                      </w:p>
                    </w:txbxContent>
                  </v:textbox>
                  <w10:wrap type="topAndBottom"/>
                </v:shape>
              </w:pict>
            </mc:Fallback>
          </mc:AlternateContent>
        </w:r>
      </w:ins>
      <w:r w:rsidR="00FA26AE" w:rsidRPr="00FA26AE">
        <w:rPr>
          <w:noProof/>
        </w:rPr>
        <w:drawing>
          <wp:anchor distT="0" distB="0" distL="114300" distR="114300" simplePos="0" relativeHeight="251666432" behindDoc="0" locked="0" layoutInCell="1" allowOverlap="1" wp14:anchorId="38B26AE1" wp14:editId="033B4138">
            <wp:simplePos x="0" y="0"/>
            <wp:positionH relativeFrom="margin">
              <wp:posOffset>644575</wp:posOffset>
            </wp:positionH>
            <wp:positionV relativeFrom="paragraph">
              <wp:posOffset>457174</wp:posOffset>
            </wp:positionV>
            <wp:extent cx="4526915" cy="2808605"/>
            <wp:effectExtent l="0" t="0" r="6985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91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26AE">
        <w:t xml:space="preserve">A függvény, ami a random kiválasztást kezeli a </w:t>
      </w:r>
      <w:r w:rsidR="00B42C58">
        <w:t>„</w:t>
      </w:r>
      <w:proofErr w:type="spellStart"/>
      <w:r w:rsidR="00DE59DB">
        <w:t>PickRandomColor</w:t>
      </w:r>
      <w:proofErr w:type="spellEnd"/>
      <w:r w:rsidR="00DE59DB">
        <w:t xml:space="preserve"> (</w:t>
      </w:r>
      <w:r w:rsidR="00FA26AE">
        <w:t>)</w:t>
      </w:r>
      <w:r w:rsidR="00B42C58">
        <w:t>”</w:t>
      </w:r>
      <w:r w:rsidR="00FA26AE">
        <w:t xml:space="preserve"> néven van meghatározva.</w:t>
      </w:r>
      <w:r w:rsidR="00FA26AE" w:rsidRPr="00FA26AE">
        <w:rPr>
          <w:noProof/>
        </w:rPr>
        <w:t xml:space="preserve"> </w:t>
      </w:r>
      <w:r w:rsidR="00FA26AE">
        <w:t xml:space="preserve"> </w:t>
      </w:r>
    </w:p>
    <w:p w14:paraId="4AC43397" w14:textId="24777247" w:rsidR="001459A7" w:rsidRDefault="006D1130">
      <w:pPr>
        <w:ind w:firstLine="0"/>
        <w:pPrChange w:id="853" w:author="Nonstop Gamerek" w:date="2025-04-23T12:41:00Z">
          <w:pPr>
            <w:pStyle w:val="Kpalrs"/>
            <w:jc w:val="both"/>
          </w:pPr>
        </w:pPrChange>
      </w:pPr>
      <w:del w:id="854" w:author="Nonstop Gamerek" w:date="2025-04-23T12:41:00Z">
        <w:r w:rsidDel="007674C0">
          <w:delText>6.</w:delText>
        </w:r>
        <w:r w:rsidR="00FA26AE" w:rsidDel="007674C0">
          <w:delText xml:space="preserve"> ábra: </w:delText>
        </w:r>
        <w:r w:rsidR="00B42C58" w:rsidDel="007674C0">
          <w:delText>„</w:delText>
        </w:r>
        <w:r w:rsidR="00152458" w:rsidDel="007674C0">
          <w:delText>PickRandomColor (</w:delText>
        </w:r>
        <w:r w:rsidR="00FA26AE" w:rsidDel="007674C0">
          <w:delText>)</w:delText>
        </w:r>
        <w:r w:rsidR="00B42C58" w:rsidDel="007674C0">
          <w:delText>”</w:delText>
        </w:r>
        <w:r w:rsidR="00FA26AE" w:rsidDel="007674C0">
          <w:delText xml:space="preserve"> </w:delText>
        </w:r>
        <w:r w:rsidR="00152458" w:rsidDel="007674C0">
          <w:delText>függvény színek</w:delText>
        </w:r>
        <w:r w:rsidR="00FA26AE" w:rsidDel="007674C0">
          <w:delText xml:space="preserve"> random kiválasztásához</w:delText>
        </w:r>
      </w:del>
    </w:p>
    <w:p w14:paraId="614F5620" w14:textId="291FE87E" w:rsidR="00FA26AE" w:rsidRDefault="00FA26AE" w:rsidP="00D661CF">
      <w:pPr>
        <w:ind w:firstLine="0"/>
      </w:pPr>
      <w:r>
        <w:t>Maga a függvény egy egyszerű folyamat elvén működik:</w:t>
      </w:r>
    </w:p>
    <w:p w14:paraId="4826FF0B" w14:textId="2DA82E45" w:rsidR="00FA26AE" w:rsidRDefault="00FA26AE" w:rsidP="00FA26AE">
      <w:pPr>
        <w:pStyle w:val="Listaszerbekezds"/>
        <w:numPr>
          <w:ilvl w:val="0"/>
          <w:numId w:val="28"/>
        </w:numPr>
      </w:pPr>
      <w:r>
        <w:t xml:space="preserve">Létrehozunk egy változót az elején, amelyben a legkisebb előfordult számot fogjuk tárolni (int </w:t>
      </w:r>
      <w:proofErr w:type="spellStart"/>
      <w:r>
        <w:t>minUsage</w:t>
      </w:r>
      <w:proofErr w:type="spellEnd"/>
      <w:r>
        <w:t>)</w:t>
      </w:r>
    </w:p>
    <w:p w14:paraId="17C0122A" w14:textId="0B6B97E7" w:rsidR="00FA26AE" w:rsidRDefault="00FA26AE" w:rsidP="00FA26AE">
      <w:pPr>
        <w:pStyle w:val="Listaszerbekezds"/>
        <w:numPr>
          <w:ilvl w:val="0"/>
          <w:numId w:val="28"/>
        </w:numPr>
      </w:pPr>
      <w:r>
        <w:t>Végig megyünk a szótár elemein egy ciklussal és egy matematikai függvénnyel meghatározzuk és átadjuk a legkevesebbszer használt gomb előfordulási számát</w:t>
      </w:r>
    </w:p>
    <w:p w14:paraId="2397199A" w14:textId="3DE1E687" w:rsidR="005E27D3" w:rsidRDefault="00FA26AE" w:rsidP="005E27D3">
      <w:pPr>
        <w:pStyle w:val="Listaszerbekezds"/>
        <w:numPr>
          <w:ilvl w:val="0"/>
          <w:numId w:val="28"/>
        </w:numPr>
      </w:pPr>
      <w:r>
        <w:t xml:space="preserve">Létrehozunk egy listát </w:t>
      </w:r>
      <w:r w:rsidR="005E27D3">
        <w:t>(</w:t>
      </w:r>
      <w:r w:rsidR="005E27D3" w:rsidRPr="005E27D3">
        <w:t xml:space="preserve">a </w:t>
      </w:r>
      <w:proofErr w:type="spellStart"/>
      <w:r w:rsidR="005E27D3" w:rsidRPr="005E27D3">
        <w:t>leastUsedButtons</w:t>
      </w:r>
      <w:proofErr w:type="spellEnd"/>
      <w:r w:rsidR="005E27D3" w:rsidRPr="005E27D3">
        <w:t xml:space="preserve"> tartalmazza az összes olyan gomb indexét, amely a legkevesebbszer szerepelt a játék során</w:t>
      </w:r>
      <w:r w:rsidR="005E27D3">
        <w:t xml:space="preserve">) és </w:t>
      </w:r>
      <w:r w:rsidR="005E27D3" w:rsidRPr="005E27D3">
        <w:t>Ha egy gomb előfordulási száma (</w:t>
      </w:r>
      <w:proofErr w:type="spellStart"/>
      <w:r w:rsidR="00DD1DC6" w:rsidRPr="005E27D3">
        <w:t>kvp.Value</w:t>
      </w:r>
      <w:proofErr w:type="spellEnd"/>
      <w:r w:rsidR="005E27D3" w:rsidRPr="005E27D3">
        <w:t xml:space="preserve">) megegyezik az előzőleg kiszámított </w:t>
      </w:r>
      <w:proofErr w:type="spellStart"/>
      <w:r w:rsidR="005E27D3" w:rsidRPr="005E27D3">
        <w:t>minUsage</w:t>
      </w:r>
      <w:proofErr w:type="spellEnd"/>
      <w:r w:rsidR="005E27D3" w:rsidRPr="005E27D3">
        <w:t xml:space="preserve"> értékkel, akkor hozzáadjuk a listához</w:t>
      </w:r>
    </w:p>
    <w:p w14:paraId="01F2D658" w14:textId="7E3A85E4" w:rsidR="005E27D3" w:rsidRDefault="005E27D3" w:rsidP="005E27D3">
      <w:pPr>
        <w:pStyle w:val="Listaszerbekezds"/>
        <w:numPr>
          <w:ilvl w:val="0"/>
          <w:numId w:val="28"/>
        </w:numPr>
      </w:pPr>
      <w:r w:rsidRPr="005E27D3">
        <w:t>Ha több olyan gomb van, amely egyformán kevésszer szerepelt, akkor véletlenszerűen kiválasztunk közülük egye</w:t>
      </w:r>
      <w:r>
        <w:t xml:space="preserve">t és a </w:t>
      </w:r>
      <w:proofErr w:type="spellStart"/>
      <w:r>
        <w:t>selectedIndex</w:t>
      </w:r>
      <w:proofErr w:type="spellEnd"/>
      <w:r>
        <w:t xml:space="preserve"> egy olyan gomb indexét fogja tartalmazni, amit hozzáadathatunk a sorozathoz</w:t>
      </w:r>
    </w:p>
    <w:p w14:paraId="262F6BB3" w14:textId="40C2A23B" w:rsidR="005E27D3" w:rsidRDefault="005E27D3" w:rsidP="005E27D3">
      <w:pPr>
        <w:pStyle w:val="Listaszerbekezds"/>
        <w:numPr>
          <w:ilvl w:val="0"/>
          <w:numId w:val="28"/>
        </w:numPr>
      </w:pPr>
      <w:r>
        <w:t xml:space="preserve">a </w:t>
      </w:r>
      <w:proofErr w:type="spellStart"/>
      <w:r>
        <w:t>buttonUsageCount</w:t>
      </w:r>
      <w:proofErr w:type="spellEnd"/>
      <w:r>
        <w:t xml:space="preserve"> szótárban megnöveljük a kiválasztott gomb előfordulásainak számát</w:t>
      </w:r>
    </w:p>
    <w:p w14:paraId="05D682BC" w14:textId="0DCA9B12" w:rsidR="005E27D3" w:rsidRDefault="005E27D3" w:rsidP="005E27D3">
      <w:pPr>
        <w:pStyle w:val="Listaszerbekezds"/>
        <w:numPr>
          <w:ilvl w:val="0"/>
          <w:numId w:val="28"/>
        </w:numPr>
      </w:pPr>
      <w:r>
        <w:t>A gép megnyomja az adott gombot, hogy ez vizuálisan is jelezve legyen a játékosnak majd hozzáadjuk ahhoz a listához, ami a játék jelenlegi sorozatát tárolja</w:t>
      </w:r>
    </w:p>
    <w:p w14:paraId="3B463FBF" w14:textId="4BE095A6" w:rsidR="005E27D3" w:rsidRDefault="005E27D3" w:rsidP="005E27D3">
      <w:pPr>
        <w:ind w:firstLine="0"/>
      </w:pPr>
      <w:r w:rsidRPr="005E27D3">
        <w:t>Ez a módszer jobb és kiegyensúlyozottabb, mint egy teljesen véletlenszerű választás</w:t>
      </w:r>
      <w:r>
        <w:t>. Így sosem lesz egyhangú a játék.</w:t>
      </w:r>
    </w:p>
    <w:p w14:paraId="01D9DC7F" w14:textId="0C440995" w:rsidR="005E27D3" w:rsidRDefault="005E27D3" w:rsidP="005E27D3">
      <w:pPr>
        <w:ind w:firstLine="0"/>
      </w:pPr>
    </w:p>
    <w:p w14:paraId="29305C31" w14:textId="176319EC" w:rsidR="005E27D3" w:rsidRDefault="00E81B7C" w:rsidP="00E81B7C">
      <w:pPr>
        <w:pStyle w:val="Cmsor4"/>
      </w:pPr>
      <w:r w:rsidRPr="00E81B7C">
        <w:t>Felhasználói bemenetek lekezelése</w:t>
      </w:r>
    </w:p>
    <w:p w14:paraId="4FE62A55" w14:textId="750378EB" w:rsidR="00E81B7C" w:rsidRDefault="00E81B7C" w:rsidP="00E81B7C">
      <w:pPr>
        <w:pStyle w:val="Firstparagraph"/>
      </w:pPr>
      <w:r>
        <w:t>A játékban 2 fajta fő felhasználói bemenet van:</w:t>
      </w:r>
    </w:p>
    <w:p w14:paraId="18854DB4" w14:textId="454E21AE" w:rsidR="00E81B7C" w:rsidRDefault="00E81B7C" w:rsidP="00E81B7C">
      <w:pPr>
        <w:pStyle w:val="Listaszerbekezds"/>
        <w:numPr>
          <w:ilvl w:val="0"/>
          <w:numId w:val="30"/>
        </w:numPr>
      </w:pPr>
      <w:r>
        <w:t>A játék indítására használt gomb</w:t>
      </w:r>
    </w:p>
    <w:p w14:paraId="616EECBF" w14:textId="62F8C559" w:rsidR="00E81B7C" w:rsidRDefault="00E81B7C" w:rsidP="00E81B7C">
      <w:pPr>
        <w:pStyle w:val="Listaszerbekezds"/>
        <w:numPr>
          <w:ilvl w:val="0"/>
          <w:numId w:val="0"/>
        </w:numPr>
        <w:ind w:left="720"/>
      </w:pPr>
      <w:r>
        <w:t xml:space="preserve">Itt a kód egy gomb komponens formájában van inicializálva, ami megnyomásra elindítja a folyamatot. A gomb megnyomásakor </w:t>
      </w:r>
      <w:proofErr w:type="spellStart"/>
      <w:r>
        <w:t>meghívódik</w:t>
      </w:r>
      <w:proofErr w:type="spellEnd"/>
      <w:r>
        <w:t xml:space="preserve"> egy </w:t>
      </w:r>
      <w:r w:rsidR="00B42C58">
        <w:t>„</w:t>
      </w:r>
      <w:proofErr w:type="spellStart"/>
      <w:r w:rsidR="00DE59DB">
        <w:t>ResetGame</w:t>
      </w:r>
      <w:proofErr w:type="spellEnd"/>
      <w:r w:rsidR="00DE59DB">
        <w:t xml:space="preserve"> (</w:t>
      </w:r>
      <w:r>
        <w:t>)</w:t>
      </w:r>
      <w:r w:rsidR="00B42C58">
        <w:t>”</w:t>
      </w:r>
      <w:r>
        <w:t xml:space="preserve"> nevű </w:t>
      </w:r>
      <w:r w:rsidR="00DE59DB">
        <w:t>metódus,</w:t>
      </w:r>
      <w:r>
        <w:t xml:space="preserve"> ami alaphelyzetbe állítja az értékeket például a:</w:t>
      </w:r>
    </w:p>
    <w:p w14:paraId="043CBBF5" w14:textId="71CF29D9" w:rsidR="00E81B7C" w:rsidRDefault="00E81B7C" w:rsidP="00E81B7C">
      <w:pPr>
        <w:pStyle w:val="Listaszerbekezds"/>
        <w:numPr>
          <w:ilvl w:val="0"/>
          <w:numId w:val="31"/>
        </w:numPr>
      </w:pPr>
      <w:r>
        <w:t>Játékos eredményét</w:t>
      </w:r>
    </w:p>
    <w:p w14:paraId="33855445" w14:textId="60518954" w:rsidR="00E81B7C" w:rsidRDefault="00E81B7C" w:rsidP="00E81B7C">
      <w:pPr>
        <w:pStyle w:val="Listaszerbekezds"/>
        <w:numPr>
          <w:ilvl w:val="0"/>
          <w:numId w:val="31"/>
        </w:numPr>
      </w:pPr>
      <w:r>
        <w:t>Törli a gombok sorrendjének listáját</w:t>
      </w:r>
    </w:p>
    <w:p w14:paraId="330E44F1" w14:textId="724C933B" w:rsidR="00E81B7C" w:rsidRDefault="00E81B7C" w:rsidP="00E81B7C">
      <w:pPr>
        <w:pStyle w:val="Listaszerbekezds"/>
        <w:numPr>
          <w:ilvl w:val="0"/>
          <w:numId w:val="31"/>
        </w:numPr>
      </w:pPr>
      <w:r>
        <w:t>Visszaállítja a játék alapvető sebességét</w:t>
      </w:r>
    </w:p>
    <w:p w14:paraId="7EB9375D" w14:textId="28C0C19C" w:rsidR="00E81B7C" w:rsidRDefault="00E81B7C" w:rsidP="00E81B7C">
      <w:pPr>
        <w:pStyle w:val="Listaszerbekezds"/>
        <w:numPr>
          <w:ilvl w:val="0"/>
          <w:numId w:val="31"/>
        </w:numPr>
      </w:pPr>
      <w:r>
        <w:t>Alaphelyzetbe állítja a gombok előfordulásának szótárát</w:t>
      </w:r>
    </w:p>
    <w:p w14:paraId="05D03A4B" w14:textId="41789BD8" w:rsidR="00E81B7C" w:rsidRDefault="00E81B7C" w:rsidP="00E81B7C">
      <w:pPr>
        <w:pStyle w:val="Listaszerbekezds"/>
        <w:numPr>
          <w:ilvl w:val="0"/>
          <w:numId w:val="31"/>
        </w:numPr>
      </w:pPr>
      <w:r>
        <w:t>Elrejti a játék végén visszajelzésül szolgáló értesítést</w:t>
      </w:r>
    </w:p>
    <w:p w14:paraId="4AFF89C8" w14:textId="3CBF5A39" w:rsidR="00E81B7C" w:rsidDel="00C57308" w:rsidRDefault="00C57308" w:rsidP="00E81B7C">
      <w:pPr>
        <w:pStyle w:val="Listaszerbekezds"/>
        <w:numPr>
          <w:ilvl w:val="0"/>
          <w:numId w:val="31"/>
        </w:numPr>
        <w:rPr>
          <w:del w:id="855" w:author="Nonstop Gamerek" w:date="2025-04-23T12:41:00Z"/>
        </w:rPr>
      </w:pPr>
      <w:ins w:id="856" w:author="Nonstop Gamerek" w:date="2025-04-23T12:41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00224" behindDoc="0" locked="0" layoutInCell="1" allowOverlap="1" wp14:anchorId="13F50FCE" wp14:editId="6A7253C8">
                  <wp:simplePos x="0" y="0"/>
                  <wp:positionH relativeFrom="column">
                    <wp:posOffset>927735</wp:posOffset>
                  </wp:positionH>
                  <wp:positionV relativeFrom="paragraph">
                    <wp:posOffset>2105025</wp:posOffset>
                  </wp:positionV>
                  <wp:extent cx="3540125" cy="635"/>
                  <wp:effectExtent l="0" t="0" r="0" b="0"/>
                  <wp:wrapTopAndBottom/>
                  <wp:docPr id="36" name="Szövegdoboz 3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540125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59A0616" w14:textId="47E94C53" w:rsidR="00A90DB9" w:rsidRPr="0005212B" w:rsidRDefault="00A90DB9">
                              <w:pPr>
                                <w:pStyle w:val="Kpalrs"/>
                                <w:rPr>
                                  <w:noProof/>
                                </w:rPr>
                                <w:pPrChange w:id="857" w:author="Nonstop Gamerek" w:date="2025-04-23T12:41:00Z">
                                  <w:pPr>
                                    <w:pStyle w:val="Listaszerbekezds"/>
                                    <w:numPr>
                                      <w:numId w:val="31"/>
                                    </w:numPr>
                                  </w:pPr>
                                </w:pPrChange>
                              </w:pPr>
                              <w:ins w:id="858" w:author="Nonstop Gamerek" w:date="2025-04-23T12:41:00Z">
                                <w:r>
                                  <w:rPr>
                                    <w:noProof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</w:rPr>
                                  <w:instrText xml:space="preserve"> SEQ ábra \* ARABIC </w:instrText>
                                </w:r>
                              </w:ins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859" w:name="_Toc196304930"/>
                              <w:ins w:id="860" w:author="Nonstop Gamerek" w:date="2025-04-25T13:41:00Z">
                                <w:r w:rsidR="00113BD1">
                                  <w:rPr>
                                    <w:noProof/>
                                  </w:rPr>
                                  <w:t>7</w:t>
                                </w:r>
                              </w:ins>
                              <w:ins w:id="861" w:author="Nonstop Gamerek" w:date="2025-04-23T12:41:00Z"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t>. ábra</w:t>
                                </w:r>
                                <w:r w:rsidRPr="006D1130">
                                  <w:t xml:space="preserve">: </w:t>
                                </w:r>
                                <w:r>
                                  <w:t>„</w:t>
                                </w:r>
                                <w:proofErr w:type="spellStart"/>
                                <w:r w:rsidRPr="006D1130">
                                  <w:t>ResetGame</w:t>
                                </w:r>
                                <w:proofErr w:type="spellEnd"/>
                                <w:r w:rsidRPr="006D1130">
                                  <w:t xml:space="preserve"> ()</w:t>
                                </w:r>
                                <w:r>
                                  <w:t>”</w:t>
                                </w:r>
                                <w:r w:rsidRPr="006D1130">
                                  <w:t xml:space="preserve"> metódus</w:t>
                                </w:r>
                              </w:ins>
                              <w:bookmarkEnd w:id="859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13F50FCE" id="Szövegdoboz 36" o:spid="_x0000_s1031" type="#_x0000_t202" style="position:absolute;left:0;text-align:left;margin-left:73.05pt;margin-top:165.75pt;width:278.7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" stroked="f">
                  <v:textbox style="mso-fit-shape-to-text:t" inset="0,0,0,0">
                    <w:txbxContent>
                      <w:p w14:paraId="559A0616" w14:textId="47E94C53" w:rsidR="00A90DB9" w:rsidRPr="0005212B" w:rsidRDefault="00A90DB9">
                        <w:pPr>
                          <w:pStyle w:val="Kpalrs"/>
                          <w:rPr>
                            <w:noProof/>
                          </w:rPr>
                          <w:pPrChange w:id="862" w:author="Nonstop Gamerek" w:date="2025-04-23T12:41:00Z">
                            <w:pPr>
                              <w:pStyle w:val="Listaszerbekezds"/>
                              <w:numPr>
                                <w:numId w:val="31"/>
                              </w:numPr>
                            </w:pPr>
                          </w:pPrChange>
                        </w:pPr>
                        <w:ins w:id="863" w:author="Nonstop Gamerek" w:date="2025-04-23T12:41:00Z"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SEQ ábra \* ARABIC </w:instrText>
                          </w:r>
                        </w:ins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864" w:name="_Toc196304930"/>
                        <w:ins w:id="865" w:author="Nonstop Gamerek" w:date="2025-04-25T13:41:00Z">
                          <w:r w:rsidR="00113BD1">
                            <w:rPr>
                              <w:noProof/>
                            </w:rPr>
                            <w:t>7</w:t>
                          </w:r>
                        </w:ins>
                        <w:ins w:id="866" w:author="Nonstop Gamerek" w:date="2025-04-23T12:41:00Z"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t>. ábra</w:t>
                          </w:r>
                          <w:r w:rsidRPr="006D1130">
                            <w:t xml:space="preserve">: </w:t>
                          </w:r>
                          <w:r>
                            <w:t>„</w:t>
                          </w:r>
                          <w:proofErr w:type="spellStart"/>
                          <w:r w:rsidRPr="006D1130">
                            <w:t>ResetGame</w:t>
                          </w:r>
                          <w:proofErr w:type="spellEnd"/>
                          <w:r w:rsidRPr="006D1130">
                            <w:t xml:space="preserve"> ()</w:t>
                          </w:r>
                          <w:r>
                            <w:t>”</w:t>
                          </w:r>
                          <w:r w:rsidRPr="006D1130">
                            <w:t xml:space="preserve"> metódus</w:t>
                          </w:r>
                        </w:ins>
                        <w:bookmarkEnd w:id="864"/>
                      </w:p>
                    </w:txbxContent>
                  </v:textbox>
                  <w10:wrap type="topAndBottom"/>
                </v:shape>
              </w:pict>
            </mc:Fallback>
          </mc:AlternateContent>
        </w:r>
      </w:ins>
      <w:r w:rsidR="00B54F4F" w:rsidRPr="00B54F4F">
        <w:rPr>
          <w:noProof/>
        </w:rPr>
        <w:drawing>
          <wp:anchor distT="0" distB="0" distL="114300" distR="114300" simplePos="0" relativeHeight="251667456" behindDoc="0" locked="0" layoutInCell="1" allowOverlap="1" wp14:anchorId="50D88139" wp14:editId="4A03A570">
            <wp:simplePos x="0" y="0"/>
            <wp:positionH relativeFrom="margin">
              <wp:align>center</wp:align>
            </wp:positionH>
            <wp:positionV relativeFrom="paragraph">
              <wp:posOffset>299161</wp:posOffset>
            </wp:positionV>
            <wp:extent cx="3540557" cy="1748834"/>
            <wp:effectExtent l="0" t="0" r="3175" b="381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557" cy="1748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1B7C">
        <w:t>A játék végét jelző változót visszaállítja „hamis” értékre</w:t>
      </w:r>
    </w:p>
    <w:p w14:paraId="03BCA7DA" w14:textId="0D6F18B6" w:rsidR="00B54F4F" w:rsidRPr="006D1130" w:rsidRDefault="006D1130">
      <w:pPr>
        <w:pStyle w:val="Listaszerbekezds"/>
        <w:numPr>
          <w:ilvl w:val="0"/>
          <w:numId w:val="31"/>
        </w:numPr>
        <w:pPrChange w:id="867" w:author="Nonstop Gamerek" w:date="2025-04-23T12:41:00Z">
          <w:pPr>
            <w:pStyle w:val="Kpalrs"/>
          </w:pPr>
        </w:pPrChange>
      </w:pPr>
      <w:del w:id="868" w:author="Nonstop Gamerek" w:date="2025-04-23T12:41:00Z">
        <w:r w:rsidRPr="006D1130" w:rsidDel="00C57308">
          <w:delText>7</w:delText>
        </w:r>
        <w:r w:rsidR="00B54F4F" w:rsidRPr="006D1130" w:rsidDel="00C57308">
          <w:delText xml:space="preserve">. ábra: </w:delText>
        </w:r>
        <w:r w:rsidR="00B42C58" w:rsidDel="00C57308">
          <w:delText>„</w:delText>
        </w:r>
        <w:r w:rsidR="00DE59DB" w:rsidRPr="006D1130" w:rsidDel="00C57308">
          <w:delText>ResetGame (</w:delText>
        </w:r>
        <w:r w:rsidR="00B54F4F" w:rsidRPr="006D1130" w:rsidDel="00C57308">
          <w:delText>)</w:delText>
        </w:r>
        <w:r w:rsidR="00B42C58" w:rsidDel="00C57308">
          <w:delText>”</w:delText>
        </w:r>
        <w:r w:rsidR="00B54F4F" w:rsidRPr="006D1130" w:rsidDel="00C57308">
          <w:delText xml:space="preserve"> metódus</w:delText>
        </w:r>
      </w:del>
    </w:p>
    <w:p w14:paraId="6CB8E3EB" w14:textId="57071828" w:rsidR="00E81B7C" w:rsidRDefault="00E81B7C" w:rsidP="00E81B7C">
      <w:pPr>
        <w:pStyle w:val="Listaszerbekezds"/>
        <w:numPr>
          <w:ilvl w:val="0"/>
          <w:numId w:val="30"/>
        </w:numPr>
      </w:pPr>
      <w:r>
        <w:t>Simon gombok megnyomása</w:t>
      </w:r>
    </w:p>
    <w:p w14:paraId="4636AB58" w14:textId="3D195966" w:rsidR="00B54F4F" w:rsidRDefault="00B54F4F" w:rsidP="00B54F4F">
      <w:pPr>
        <w:pStyle w:val="Listaszerbekezds"/>
        <w:numPr>
          <w:ilvl w:val="0"/>
          <w:numId w:val="0"/>
        </w:numPr>
        <w:ind w:left="720"/>
      </w:pPr>
      <w:r>
        <w:t>Itt a játékos a megadott „</w:t>
      </w:r>
      <w:proofErr w:type="spellStart"/>
      <w:r>
        <w:t>SimonSaysButton</w:t>
      </w:r>
      <w:proofErr w:type="spellEnd"/>
      <w:r>
        <w:t xml:space="preserve">” nevű listában lévő (összesen 9) gombot képes megnyomni. Amikor rányom egy gombra </w:t>
      </w:r>
      <w:proofErr w:type="spellStart"/>
      <w:r>
        <w:t>meghívódik</w:t>
      </w:r>
      <w:proofErr w:type="spellEnd"/>
      <w:r>
        <w:t xml:space="preserve"> egy függvény, ami ellenőriz 3</w:t>
      </w:r>
      <w:r w:rsidR="00B42C58">
        <w:t xml:space="preserve"> megszabott </w:t>
      </w:r>
      <w:r>
        <w:t>feltételt:</w:t>
      </w:r>
    </w:p>
    <w:p w14:paraId="45ED5604" w14:textId="28211047" w:rsidR="00B54F4F" w:rsidRDefault="00B54F4F" w:rsidP="00B54F4F">
      <w:pPr>
        <w:pStyle w:val="Listaszerbekezds"/>
        <w:numPr>
          <w:ilvl w:val="1"/>
          <w:numId w:val="30"/>
        </w:numPr>
      </w:pPr>
      <w:r>
        <w:t>A játék éppen nem mutatja a sorozatot</w:t>
      </w:r>
    </w:p>
    <w:p w14:paraId="177A368F" w14:textId="16DB4AC9" w:rsidR="00B54F4F" w:rsidRDefault="00B54F4F" w:rsidP="00B54F4F">
      <w:pPr>
        <w:pStyle w:val="Listaszerbekezds"/>
        <w:numPr>
          <w:ilvl w:val="1"/>
          <w:numId w:val="30"/>
        </w:numPr>
      </w:pPr>
      <w:r>
        <w:t>Van legalább egy gomb a sorrendben</w:t>
      </w:r>
    </w:p>
    <w:p w14:paraId="75D0CA26" w14:textId="30852BA2" w:rsidR="00B54F4F" w:rsidRDefault="00B54F4F" w:rsidP="00B54F4F">
      <w:pPr>
        <w:pStyle w:val="Listaszerbekezds"/>
        <w:numPr>
          <w:ilvl w:val="1"/>
          <w:numId w:val="30"/>
        </w:numPr>
      </w:pPr>
      <w:r>
        <w:t>A játék nem ért véget</w:t>
      </w:r>
    </w:p>
    <w:p w14:paraId="6A304402" w14:textId="45B0B9CC" w:rsidR="00B54F4F" w:rsidRDefault="00B54F4F" w:rsidP="00B42C58">
      <w:pPr>
        <w:ind w:left="720" w:firstLine="0"/>
      </w:pPr>
      <w:r>
        <w:t>Ha ezek a feltételek teljesülnek akkor a játékos meg képes nyomni a gombot majd jön a vizuális visszajelzés a játékos számára a gomb felvillanásával és egy hang lejátszásával. Ezután a játék ellenőrzés fázisa következik.</w:t>
      </w:r>
    </w:p>
    <w:p w14:paraId="32D5C1F7" w14:textId="5F8293DC" w:rsidR="00B54F4F" w:rsidRDefault="00B54F4F" w:rsidP="00B54F4F">
      <w:pPr>
        <w:pStyle w:val="Cmsor4"/>
      </w:pPr>
      <w:r>
        <w:lastRenderedPageBreak/>
        <w:t>Ellenőrzési fázis</w:t>
      </w:r>
    </w:p>
    <w:p w14:paraId="2F6F365D" w14:textId="2AF27ED0" w:rsidR="00B54F4F" w:rsidRDefault="00B54F4F" w:rsidP="00B54F4F">
      <w:pPr>
        <w:pStyle w:val="Firstparagraph"/>
        <w:ind w:firstLine="431"/>
      </w:pPr>
      <w:r>
        <w:t xml:space="preserve">Amint megtörténik a játék általi gomb kiválasztása és a játékos erre reagálva megnyomott egy </w:t>
      </w:r>
      <w:r w:rsidR="004E69DD">
        <w:t>gombot,</w:t>
      </w:r>
      <w:r>
        <w:t xml:space="preserve"> ami szerinte a soron következő, </w:t>
      </w:r>
      <w:r w:rsidR="004E69DD">
        <w:t xml:space="preserve">elkezdődik </w:t>
      </w:r>
      <w:r>
        <w:t>az ellenőrzése annak, hogy az adott gomb jó volt-e.</w:t>
      </w:r>
    </w:p>
    <w:p w14:paraId="33F7B9B8" w14:textId="15BBAF54" w:rsidR="004E69DD" w:rsidRDefault="004E69DD" w:rsidP="004E69DD">
      <w:pPr>
        <w:ind w:firstLine="0"/>
      </w:pPr>
      <w:r>
        <w:t>Itt 2 lehetséges dolog történhet</w:t>
      </w:r>
      <w:r w:rsidR="008448C9">
        <w:t>:</w:t>
      </w:r>
    </w:p>
    <w:p w14:paraId="5C41EFB9" w14:textId="3AEF0738" w:rsidR="008448C9" w:rsidRDefault="00DE2D7F" w:rsidP="008448C9">
      <w:pPr>
        <w:pStyle w:val="Listaszerbekezds"/>
        <w:numPr>
          <w:ilvl w:val="0"/>
          <w:numId w:val="34"/>
        </w:numPr>
      </w:pPr>
      <w:r>
        <w:t>A játékos a helye</w:t>
      </w:r>
      <w:r w:rsidR="00ED0BD2">
        <w:t>s</w:t>
      </w:r>
      <w:r>
        <w:t xml:space="preserve"> gombot nyomta meg</w:t>
      </w:r>
    </w:p>
    <w:p w14:paraId="1DB87BB8" w14:textId="52ECD7E3" w:rsidR="00DE2D7F" w:rsidRDefault="00DE2D7F" w:rsidP="00DE2D7F">
      <w:pPr>
        <w:pStyle w:val="Listaszerbekezds"/>
        <w:numPr>
          <w:ilvl w:val="0"/>
          <w:numId w:val="35"/>
        </w:numPr>
      </w:pPr>
      <w:r>
        <w:t>a „</w:t>
      </w:r>
      <w:proofErr w:type="spellStart"/>
      <w:r>
        <w:t>pickNumber</w:t>
      </w:r>
      <w:proofErr w:type="spellEnd"/>
      <w:r>
        <w:t xml:space="preserve">’ változó növekszik ezáltal érzékeli a játék a </w:t>
      </w:r>
      <w:r w:rsidR="00DE59DB">
        <w:t>tovább haladást</w:t>
      </w:r>
    </w:p>
    <w:p w14:paraId="6A31CA5B" w14:textId="5716DD66" w:rsidR="00DE2D7F" w:rsidRDefault="00DE2D7F" w:rsidP="00DE2D7F">
      <w:pPr>
        <w:pStyle w:val="Listaszerbekezds"/>
        <w:numPr>
          <w:ilvl w:val="0"/>
          <w:numId w:val="35"/>
        </w:numPr>
      </w:pPr>
      <w:r>
        <w:t>növekszik a játékos pontszáma</w:t>
      </w:r>
    </w:p>
    <w:p w14:paraId="23387782" w14:textId="3A7E2805" w:rsidR="00DE2D7F" w:rsidRDefault="00DE2D7F" w:rsidP="00DE2D7F">
      <w:pPr>
        <w:pStyle w:val="Listaszerbekezds"/>
        <w:numPr>
          <w:ilvl w:val="0"/>
          <w:numId w:val="35"/>
        </w:numPr>
      </w:pPr>
      <w:r>
        <w:t>elindul a következő színválasztási folyamat</w:t>
      </w:r>
    </w:p>
    <w:p w14:paraId="14D20A95" w14:textId="1394637B" w:rsidR="00DE2D7F" w:rsidRDefault="00ED0BD2" w:rsidP="00DE2D7F">
      <w:pPr>
        <w:pStyle w:val="Listaszerbekezds"/>
        <w:numPr>
          <w:ilvl w:val="0"/>
          <w:numId w:val="34"/>
        </w:numPr>
      </w:pPr>
      <w:r>
        <w:t>A játékos a helytelen gombot nyomta meg</w:t>
      </w:r>
    </w:p>
    <w:p w14:paraId="3EB9115E" w14:textId="24BEB87E" w:rsidR="00ED0BD2" w:rsidRDefault="00ED0BD2" w:rsidP="00ED0BD2">
      <w:pPr>
        <w:pStyle w:val="Listaszerbekezds"/>
        <w:numPr>
          <w:ilvl w:val="1"/>
          <w:numId w:val="34"/>
        </w:numPr>
      </w:pPr>
      <w:r>
        <w:t>a játék végét jelző változó igaz értékre vált (</w:t>
      </w:r>
      <w:r w:rsidR="00B42C58">
        <w:t>„</w:t>
      </w:r>
      <w:proofErr w:type="spellStart"/>
      <w:r>
        <w:t>isEnded</w:t>
      </w:r>
      <w:proofErr w:type="spellEnd"/>
      <w:r w:rsidR="00B42C58">
        <w:t>”</w:t>
      </w:r>
      <w:r>
        <w:t>)</w:t>
      </w:r>
    </w:p>
    <w:p w14:paraId="2B0F9830" w14:textId="54C9DAC3" w:rsidR="00EA6136" w:rsidRPr="004E69DD" w:rsidRDefault="00ED0BD2" w:rsidP="00EA6136">
      <w:pPr>
        <w:pStyle w:val="Listaszerbekezds"/>
        <w:numPr>
          <w:ilvl w:val="1"/>
          <w:numId w:val="34"/>
        </w:numPr>
      </w:pPr>
      <w:proofErr w:type="spellStart"/>
      <w:r>
        <w:t>meghívódik</w:t>
      </w:r>
      <w:proofErr w:type="spellEnd"/>
      <w:r>
        <w:t xml:space="preserve"> a </w:t>
      </w:r>
      <w:r w:rsidR="00B42C58">
        <w:t>„</w:t>
      </w:r>
      <w:r w:rsidR="00DE59DB">
        <w:t>Game Over (</w:t>
      </w:r>
      <w:r>
        <w:t>)</w:t>
      </w:r>
      <w:r w:rsidR="00B42C58">
        <w:t>”</w:t>
      </w:r>
      <w:r>
        <w:t xml:space="preserve"> metódu</w:t>
      </w:r>
      <w:r w:rsidR="00E422DB">
        <w:t>s</w:t>
      </w:r>
    </w:p>
    <w:p w14:paraId="6D81285B" w14:textId="77777777" w:rsidR="00EA6136" w:rsidRDefault="00EA6136" w:rsidP="00EA6136">
      <w:pPr>
        <w:pStyle w:val="Cmsor4"/>
      </w:pPr>
      <w:r>
        <w:t>Játékállapotok kezelése és pont mentése</w:t>
      </w:r>
    </w:p>
    <w:p w14:paraId="366CEE94" w14:textId="61F6E30D" w:rsidR="00B54F4F" w:rsidRDefault="00EA6136" w:rsidP="00EA6136">
      <w:pPr>
        <w:ind w:firstLine="431"/>
      </w:pPr>
      <w:r>
        <w:t xml:space="preserve">Amint meghívódott a </w:t>
      </w:r>
      <w:r w:rsidR="00B42C58">
        <w:t>„</w:t>
      </w:r>
      <w:r w:rsidR="00DE59DB">
        <w:t>Game Over (</w:t>
      </w:r>
      <w:r>
        <w:t>)</w:t>
      </w:r>
      <w:r w:rsidR="00B42C58">
        <w:t>”</w:t>
      </w:r>
      <w:r>
        <w:t xml:space="preserve"> függvény a játék ciklikussága megszakad és a következő lépések hajtódnak végre:</w:t>
      </w:r>
    </w:p>
    <w:p w14:paraId="3A8E02FA" w14:textId="00E56889" w:rsidR="00EA6136" w:rsidRDefault="00EA6136" w:rsidP="00EA6136">
      <w:pPr>
        <w:pStyle w:val="Listaszerbekezds"/>
        <w:numPr>
          <w:ilvl w:val="0"/>
          <w:numId w:val="36"/>
        </w:numPr>
      </w:pPr>
      <w:r>
        <w:t>Elmenti a játékon belül a végső pontszámot</w:t>
      </w:r>
    </w:p>
    <w:p w14:paraId="7BE7F96D" w14:textId="68203240" w:rsidR="00EA6136" w:rsidRDefault="00EA6136" w:rsidP="00EA6136">
      <w:pPr>
        <w:pStyle w:val="Listaszerbekezds"/>
        <w:numPr>
          <w:ilvl w:val="0"/>
          <w:numId w:val="36"/>
        </w:numPr>
      </w:pPr>
      <w:r>
        <w:t>Ellenőrzi, hogy született-e új rekord a pontszámmal</w:t>
      </w:r>
    </w:p>
    <w:p w14:paraId="056015EA" w14:textId="1FE385B4" w:rsidR="00EA6136" w:rsidRDefault="00EA6136" w:rsidP="00EA6136">
      <w:pPr>
        <w:pStyle w:val="Listaszerbekezds"/>
        <w:numPr>
          <w:ilvl w:val="0"/>
          <w:numId w:val="36"/>
        </w:numPr>
      </w:pPr>
      <w:r>
        <w:t xml:space="preserve">Megjeleníti az </w:t>
      </w:r>
      <w:r w:rsidR="00DD1DC6">
        <w:t>értesítést,</w:t>
      </w:r>
      <w:r>
        <w:t xml:space="preserve"> ami a játék végét jelzi a játékosnak</w:t>
      </w:r>
    </w:p>
    <w:p w14:paraId="4F3856C0" w14:textId="7635E42C" w:rsidR="00EA6136" w:rsidRPr="00B54F4F" w:rsidDel="00741DF7" w:rsidRDefault="00741DF7" w:rsidP="00EA6136">
      <w:pPr>
        <w:pStyle w:val="Listaszerbekezds"/>
        <w:numPr>
          <w:ilvl w:val="0"/>
          <w:numId w:val="36"/>
        </w:numPr>
        <w:rPr>
          <w:del w:id="869" w:author="Nonstop Gamerek" w:date="2025-04-23T12:41:00Z"/>
        </w:rPr>
      </w:pPr>
      <w:ins w:id="870" w:author="Nonstop Gamerek" w:date="2025-04-23T12:41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02272" behindDoc="0" locked="0" layoutInCell="1" allowOverlap="1" wp14:anchorId="0C7F5C4E" wp14:editId="3CFCE7DD">
                  <wp:simplePos x="0" y="0"/>
                  <wp:positionH relativeFrom="column">
                    <wp:posOffset>558800</wp:posOffset>
                  </wp:positionH>
                  <wp:positionV relativeFrom="paragraph">
                    <wp:posOffset>2459990</wp:posOffset>
                  </wp:positionV>
                  <wp:extent cx="4685665" cy="635"/>
                  <wp:effectExtent l="0" t="0" r="0" b="0"/>
                  <wp:wrapTopAndBottom/>
                  <wp:docPr id="37" name="Szövegdoboz 3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4685665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524C011" w14:textId="37AF12ED" w:rsidR="00A90DB9" w:rsidRPr="003472B6" w:rsidRDefault="00A90DB9">
                              <w:pPr>
                                <w:pStyle w:val="Kpalrs"/>
                                <w:rPr>
                                  <w:noProof/>
                                </w:rPr>
                                <w:pPrChange w:id="871" w:author="Nonstop Gamerek" w:date="2025-04-23T12:41:00Z">
                                  <w:pPr>
                                    <w:pStyle w:val="Listaszerbekezds"/>
                                    <w:numPr>
                                      <w:numId w:val="36"/>
                                    </w:numPr>
                                    <w:ind w:left="720"/>
                                  </w:pPr>
                                </w:pPrChange>
                              </w:pPr>
                              <w:ins w:id="872" w:author="Nonstop Gamerek" w:date="2025-04-23T12:41:00Z">
                                <w:r>
                                  <w:rPr>
                                    <w:noProof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</w:rPr>
                                  <w:instrText xml:space="preserve"> SEQ ábra \* ARABIC </w:instrText>
                                </w:r>
                              </w:ins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873" w:name="_Toc196304931"/>
                              <w:ins w:id="874" w:author="Nonstop Gamerek" w:date="2025-04-25T13:41:00Z">
                                <w:r w:rsidR="00113BD1">
                                  <w:rPr>
                                    <w:noProof/>
                                  </w:rPr>
                                  <w:t>8</w:t>
                                </w:r>
                              </w:ins>
                              <w:ins w:id="875" w:author="Nonstop Gamerek" w:date="2025-04-23T12:41:00Z"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t>. ábra</w:t>
                                </w:r>
                              </w:ins>
                              <w:ins w:id="876" w:author="Nonstop Gamerek" w:date="2025-04-23T12:42:00Z">
                                <w:r>
                                  <w:t>: Simon Say’s „Game Over ()” függvény</w:t>
                                </w:r>
                              </w:ins>
                              <w:bookmarkEnd w:id="87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0C7F5C4E" id="Szövegdoboz 37" o:spid="_x0000_s1032" type="#_x0000_t202" style="position:absolute;left:0;text-align:left;margin-left:44pt;margin-top:193.7pt;width:368.95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" stroked="f">
                  <v:textbox style="mso-fit-shape-to-text:t" inset="0,0,0,0">
                    <w:txbxContent>
                      <w:p w14:paraId="5524C011" w14:textId="37AF12ED" w:rsidR="00A90DB9" w:rsidRPr="003472B6" w:rsidRDefault="00A90DB9">
                        <w:pPr>
                          <w:pStyle w:val="Kpalrs"/>
                          <w:rPr>
                            <w:noProof/>
                          </w:rPr>
                          <w:pPrChange w:id="877" w:author="Nonstop Gamerek" w:date="2025-04-23T12:41:00Z">
                            <w:pPr>
                              <w:pStyle w:val="Listaszerbekezds"/>
                              <w:numPr>
                                <w:numId w:val="36"/>
                              </w:numPr>
                              <w:ind w:left="720"/>
                            </w:pPr>
                          </w:pPrChange>
                        </w:pPr>
                        <w:ins w:id="878" w:author="Nonstop Gamerek" w:date="2025-04-23T12:41:00Z"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SEQ ábra \* ARABIC </w:instrText>
                          </w:r>
                        </w:ins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879" w:name="_Toc196304931"/>
                        <w:ins w:id="880" w:author="Nonstop Gamerek" w:date="2025-04-25T13:41:00Z">
                          <w:r w:rsidR="00113BD1">
                            <w:rPr>
                              <w:noProof/>
                            </w:rPr>
                            <w:t>8</w:t>
                          </w:r>
                        </w:ins>
                        <w:ins w:id="881" w:author="Nonstop Gamerek" w:date="2025-04-23T12:41:00Z"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t>. ábra</w:t>
                          </w:r>
                        </w:ins>
                        <w:ins w:id="882" w:author="Nonstop Gamerek" w:date="2025-04-23T12:42:00Z">
                          <w:r>
                            <w:t>: Simon Say’s „Game Over ()” függvény</w:t>
                          </w:r>
                        </w:ins>
                        <w:bookmarkEnd w:id="879"/>
                      </w:p>
                    </w:txbxContent>
                  </v:textbox>
                  <w10:wrap type="topAndBottom"/>
                </v:shape>
              </w:pict>
            </mc:Fallback>
          </mc:AlternateContent>
        </w:r>
      </w:ins>
      <w:r w:rsidR="00EA6136" w:rsidRPr="00EA6136">
        <w:rPr>
          <w:noProof/>
        </w:rPr>
        <w:drawing>
          <wp:anchor distT="0" distB="0" distL="114300" distR="114300" simplePos="0" relativeHeight="251668480" behindDoc="0" locked="0" layoutInCell="1" allowOverlap="1" wp14:anchorId="00232F46" wp14:editId="374E4E1D">
            <wp:simplePos x="0" y="0"/>
            <wp:positionH relativeFrom="margin">
              <wp:posOffset>558952</wp:posOffset>
            </wp:positionH>
            <wp:positionV relativeFrom="paragraph">
              <wp:posOffset>340665</wp:posOffset>
            </wp:positionV>
            <wp:extent cx="4686273" cy="2062886"/>
            <wp:effectExtent l="0" t="0" r="635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273" cy="2062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6136">
        <w:t>Elmenti a pontszámokat az adatbázisba a játékos azonosítójával</w:t>
      </w:r>
    </w:p>
    <w:p w14:paraId="57276689" w14:textId="7A37B713" w:rsidR="0057540B" w:rsidRDefault="006D1130">
      <w:pPr>
        <w:pStyle w:val="Listaszerbekezds"/>
        <w:numPr>
          <w:ilvl w:val="0"/>
          <w:numId w:val="36"/>
        </w:numPr>
        <w:pPrChange w:id="883" w:author="Nonstop Gamerek" w:date="2025-04-23T12:41:00Z">
          <w:pPr>
            <w:pStyle w:val="Kpalrs"/>
          </w:pPr>
        </w:pPrChange>
      </w:pPr>
      <w:del w:id="884" w:author="Nonstop Gamerek" w:date="2025-04-23T12:41:00Z">
        <w:r w:rsidDel="00741DF7">
          <w:delText>8</w:delText>
        </w:r>
        <w:r w:rsidR="00EA6136" w:rsidDel="00741DF7">
          <w:delText xml:space="preserve">. ábra: Simon Say’s </w:delText>
        </w:r>
        <w:r w:rsidR="00B42C58" w:rsidDel="00741DF7">
          <w:delText>„</w:delText>
        </w:r>
        <w:r w:rsidR="00DE59DB" w:rsidDel="00741DF7">
          <w:delText>Game Over (</w:delText>
        </w:r>
        <w:r w:rsidR="00EA6136" w:rsidDel="00741DF7">
          <w:delText>)</w:delText>
        </w:r>
        <w:r w:rsidR="00B42C58" w:rsidDel="00741DF7">
          <w:delText>”</w:delText>
        </w:r>
        <w:r w:rsidR="00EA6136" w:rsidDel="00741DF7">
          <w:delText xml:space="preserve"> függvény</w:delText>
        </w:r>
      </w:del>
    </w:p>
    <w:p w14:paraId="23A34903" w14:textId="611F9E06" w:rsidR="004C78E4" w:rsidRDefault="004C78E4" w:rsidP="004C78E4">
      <w:pPr>
        <w:pStyle w:val="Cmsor3"/>
      </w:pPr>
      <w:bookmarkStart w:id="885" w:name="_Toc195551949"/>
      <w:r>
        <w:lastRenderedPageBreak/>
        <w:t>Második</w:t>
      </w:r>
      <w:r w:rsidR="009C76AE">
        <w:t xml:space="preserve"> és harmadik</w:t>
      </w:r>
      <w:r>
        <w:t xml:space="preserve"> szint (Pontossági reakció</w:t>
      </w:r>
      <w:r w:rsidR="009C76AE">
        <w:t>s</w:t>
      </w:r>
      <w:r>
        <w:t xml:space="preserve"> teszt)</w:t>
      </w:r>
      <w:bookmarkEnd w:id="885"/>
    </w:p>
    <w:p w14:paraId="19E7D8CE" w14:textId="7EC7BCFD" w:rsidR="0057540B" w:rsidRDefault="00EF582D" w:rsidP="00EF582D">
      <w:pPr>
        <w:ind w:firstLine="431"/>
      </w:pPr>
      <w:r>
        <w:t>A második szint mechanikailag egy célpontokra lövő játékot prezentál a játékosnak. A célpontok bizonyos időközökkel periodikusan jelennek meg, és ezeket kell minél pontosabban kilőni.</w:t>
      </w:r>
    </w:p>
    <w:p w14:paraId="4FAA3211" w14:textId="34A79D09" w:rsidR="00EF582D" w:rsidRDefault="00EF582D" w:rsidP="00EF582D">
      <w:pPr>
        <w:ind w:firstLine="0"/>
      </w:pPr>
      <w:r>
        <w:t>Ez a játék sok szempontból kiderítheti az egyének digitális képességeit mivel komplexebb irányításra van szükség hozzá. Aki nem találkozott még videojátékokkal, amiben megtalálható a lövés metódus, mint olyan, annak a feladat, hogy a célpontokra minél gyorsabban és pontosabban rá tudja húzni az egeret majd kattintani tudjon megerőltető és fárasztó lehet. Ennek a gyakorlatnak az ismétlésével viszont nem csak az egérrel való kordinációs képesség javulhat a 3 dimenziós térben, de később ez a tudás felhasználható sok más népszerűbb játékban is és meghozhatja a játékos kedvét az ilyen jellegű kikapcsolódáshoz is.</w:t>
      </w:r>
    </w:p>
    <w:p w14:paraId="61F017B8" w14:textId="546610BE" w:rsidR="00EF582D" w:rsidRDefault="00EF582D" w:rsidP="00EF582D">
      <w:pPr>
        <w:ind w:firstLine="0"/>
      </w:pPr>
      <w:r>
        <w:t>Pszichológiai szemszögből vizsgálva, akár közelebb hozhatja a</w:t>
      </w:r>
      <w:r w:rsidR="008B656E">
        <w:t xml:space="preserve">z idősebb generációt (akik nem rendelkeznek nagy digitális tudással) </w:t>
      </w:r>
      <w:r>
        <w:t xml:space="preserve">a </w:t>
      </w:r>
      <w:r w:rsidR="008B656E">
        <w:t>fiatalabbakhoz</w:t>
      </w:r>
      <w:r>
        <w:t xml:space="preserve">, akik ilyen jellegű játékokkal nap mint nap találkoznak, játszanak és lekötik az idejüket. A közös tanulási folyamat szociális értékeit nem szabad alábecsülni, mivel </w:t>
      </w:r>
      <w:r w:rsidR="008B656E">
        <w:t>az,</w:t>
      </w:r>
      <w:r>
        <w:t xml:space="preserve"> ha a </w:t>
      </w:r>
      <w:r w:rsidR="008B656E">
        <w:t xml:space="preserve">fiatalabb </w:t>
      </w:r>
      <w:r>
        <w:t xml:space="preserve">tud tapasztalatot átadni </w:t>
      </w:r>
      <w:r w:rsidR="008B656E">
        <w:t xml:space="preserve">az idősebbeknek közös tanulási metódusok által, </w:t>
      </w:r>
      <w:r>
        <w:t xml:space="preserve">könnyen örömtelivé </w:t>
      </w:r>
      <w:r w:rsidR="008B656E">
        <w:t xml:space="preserve">tehet pillanatokat és hozzásegítheti az idősebbeket a könnyedebb digitális eszközhasználathoz. A javuló teljesítmény így nem csak a játékokban mért eredményekben ütközhet </w:t>
      </w:r>
      <w:r w:rsidR="00F71A8D">
        <w:t>ki,</w:t>
      </w:r>
      <w:r w:rsidR="008B656E">
        <w:t xml:space="preserve"> hanem a mindennapokban is előidézheti a magabiztosabb eszközhasználatot ezzel rengeteg önbizalmat növelve az egyéneknél.</w:t>
      </w:r>
    </w:p>
    <w:p w14:paraId="6A9D3A63" w14:textId="5994BB2A" w:rsidR="006C46BD" w:rsidRDefault="006C46BD" w:rsidP="00EF582D">
      <w:pPr>
        <w:ind w:firstLine="0"/>
      </w:pPr>
      <w:r>
        <w:t xml:space="preserve">Sok tanulmány szerint az egyének érzékelési képességei nagy arányban tudnak fejlődni ilyen jellegű játékok játszásával mivel gyors reakcióidőt és döntéshozatalt igényelnek és az ingereknek hála ezek a </w:t>
      </w:r>
      <w:del w:id="886" w:author="Nonstop Gamerek" w:date="2025-04-23T12:10:00Z">
        <w:r w:rsidDel="000C0D7F">
          <w:delText>„skill” -ek</w:delText>
        </w:r>
      </w:del>
      <w:ins w:id="887" w:author="Nonstop Gamerek" w:date="2025-04-23T12:10:00Z">
        <w:r w:rsidR="000C0D7F">
          <w:t>képességek</w:t>
        </w:r>
      </w:ins>
      <w:r>
        <w:t xml:space="preserve"> gyorsan tudnak fejlődni. Ezen kívül az úgynevezett „multi </w:t>
      </w:r>
      <w:proofErr w:type="spellStart"/>
      <w:r>
        <w:t>tasking</w:t>
      </w:r>
      <w:proofErr w:type="spellEnd"/>
      <w:r>
        <w:t>” tehát szétosztott figyelmet igénylő feladatok elvégzésében is képesek fejlődni.</w:t>
      </w:r>
      <w:r w:rsidR="0011613B">
        <w:t>[10]</w:t>
      </w:r>
    </w:p>
    <w:p w14:paraId="088020E2" w14:textId="2250ECF9" w:rsidR="007330BF" w:rsidRDefault="006C46BD" w:rsidP="00EF582D">
      <w:pPr>
        <w:ind w:firstLine="0"/>
      </w:pPr>
      <w:r>
        <w:t>Sok szülő és ezzel foglalkozó szakember szerint viszont az akciójátékok túl gyakori használata vagy játszása okozhat személyiségben feltűnő változásokat, amik negatív irányba terelik a játékost. Az erről szóló cikkek azt kutatják, hogy milyen hatással vannak a „</w:t>
      </w:r>
      <w:proofErr w:type="spellStart"/>
      <w:r>
        <w:t>lövöldözős</w:t>
      </w:r>
      <w:proofErr w:type="spellEnd"/>
      <w:r>
        <w:t xml:space="preserve">” játékok a stresszközpontunkra ezáltal a türelmi képességünkre és a nyugalmunkra. A játékok megjelenésekor ezért fontos kérdés eldönteni az adott játék irányultságát és az ennek megfelelő tartalmi besorolást adni neki. Erre már van bevett gyakorlata a </w:t>
      </w:r>
      <w:r w:rsidR="007330BF">
        <w:t>játékiparnak,</w:t>
      </w:r>
      <w:r>
        <w:t xml:space="preserve"> amit „</w:t>
      </w:r>
      <w:r w:rsidR="007330BF">
        <w:t>PEGI” -</w:t>
      </w:r>
      <w:proofErr w:type="spellStart"/>
      <w:r>
        <w:t>nek</w:t>
      </w:r>
      <w:proofErr w:type="spellEnd"/>
      <w:r>
        <w:t xml:space="preserve"> hívnak ez a „</w:t>
      </w:r>
      <w:r w:rsidRPr="006C46BD">
        <w:t xml:space="preserve">Pan European Game </w:t>
      </w:r>
      <w:proofErr w:type="spellStart"/>
      <w:r w:rsidRPr="006C46BD">
        <w:lastRenderedPageBreak/>
        <w:t>Information</w:t>
      </w:r>
      <w:proofErr w:type="spellEnd"/>
      <w:r>
        <w:t xml:space="preserve">” rövidítése és egy olyan besorolási </w:t>
      </w:r>
      <w:r w:rsidR="00BA579B">
        <w:t>rendszer,</w:t>
      </w:r>
      <w:r>
        <w:t xml:space="preserve"> ami arra </w:t>
      </w:r>
      <w:r w:rsidR="00BA579B">
        <w:t>szolgál,</w:t>
      </w:r>
      <w:r>
        <w:t xml:space="preserve"> hogy ezáltal </w:t>
      </w:r>
      <w:r w:rsidR="007330BF">
        <w:t xml:space="preserve">egy </w:t>
      </w:r>
      <w:r>
        <w:t xml:space="preserve">megfelelő </w:t>
      </w:r>
      <w:r w:rsidR="007330BF">
        <w:t xml:space="preserve">egységes módon legyenek a fogyasztók </w:t>
      </w:r>
      <w:r w:rsidR="00BA579B">
        <w:t>tájékoztatva,</w:t>
      </w:r>
      <w:r w:rsidR="007330BF">
        <w:t xml:space="preserve"> hogy pontosan mit is tartalmaz a videójáték.</w:t>
      </w:r>
      <w:r w:rsidR="0011613B">
        <w:t>[11]</w:t>
      </w:r>
      <w:r w:rsidR="00290D51">
        <w:t>[12]</w:t>
      </w:r>
    </w:p>
    <w:p w14:paraId="0B38F77F" w14:textId="41AEB88E" w:rsidR="007330BF" w:rsidRDefault="007330BF" w:rsidP="00EF582D">
      <w:pPr>
        <w:ind w:firstLine="0"/>
      </w:pPr>
      <w:r>
        <w:t>A következő besorolási szintek vannak:</w:t>
      </w:r>
    </w:p>
    <w:p w14:paraId="72F2CB6B" w14:textId="6085888F" w:rsidR="007330BF" w:rsidRDefault="007330BF" w:rsidP="007330BF">
      <w:pPr>
        <w:pStyle w:val="Listaszerbekezds"/>
        <w:numPr>
          <w:ilvl w:val="0"/>
          <w:numId w:val="37"/>
        </w:numPr>
      </w:pPr>
      <w:r w:rsidRPr="007330BF">
        <w:rPr>
          <w:b/>
          <w:bCs/>
        </w:rPr>
        <w:t>3+</w:t>
      </w:r>
      <w:r>
        <w:t xml:space="preserve"> – Minden korosztálynak megfelelő, erőszakmentes.</w:t>
      </w:r>
    </w:p>
    <w:p w14:paraId="37478BAF" w14:textId="17BD42CA" w:rsidR="007330BF" w:rsidRDefault="007330BF" w:rsidP="007330BF">
      <w:pPr>
        <w:pStyle w:val="Listaszerbekezds"/>
        <w:numPr>
          <w:ilvl w:val="0"/>
          <w:numId w:val="37"/>
        </w:numPr>
      </w:pPr>
      <w:r w:rsidRPr="007330BF">
        <w:rPr>
          <w:b/>
          <w:bCs/>
        </w:rPr>
        <w:t>7+</w:t>
      </w:r>
      <w:r>
        <w:t xml:space="preserve"> – Enyhe félelmetes jelenetek lehetnek benne.</w:t>
      </w:r>
    </w:p>
    <w:p w14:paraId="3367589F" w14:textId="2457F53B" w:rsidR="007330BF" w:rsidRDefault="007330BF" w:rsidP="007330BF">
      <w:pPr>
        <w:pStyle w:val="Listaszerbekezds"/>
        <w:numPr>
          <w:ilvl w:val="0"/>
          <w:numId w:val="37"/>
        </w:numPr>
      </w:pPr>
      <w:r w:rsidRPr="007330BF">
        <w:rPr>
          <w:b/>
          <w:bCs/>
        </w:rPr>
        <w:t>12+</w:t>
      </w:r>
      <w:r>
        <w:t xml:space="preserve"> – Enyhébb erőszak, trágár nyelv, szexuális utalás.</w:t>
      </w:r>
    </w:p>
    <w:p w14:paraId="35A06064" w14:textId="5C47AB85" w:rsidR="007330BF" w:rsidRDefault="007330BF" w:rsidP="007330BF">
      <w:pPr>
        <w:pStyle w:val="Listaszerbekezds"/>
        <w:numPr>
          <w:ilvl w:val="0"/>
          <w:numId w:val="37"/>
        </w:numPr>
      </w:pPr>
      <w:r w:rsidRPr="007330BF">
        <w:rPr>
          <w:b/>
          <w:bCs/>
        </w:rPr>
        <w:t>16+</w:t>
      </w:r>
      <w:r>
        <w:t xml:space="preserve"> – Erőszak, durva nyelv, droghasználat valósághű ábrázolással.</w:t>
      </w:r>
    </w:p>
    <w:p w14:paraId="66EAE63E" w14:textId="55D7A779" w:rsidR="007330BF" w:rsidRDefault="007330BF" w:rsidP="007330BF">
      <w:pPr>
        <w:pStyle w:val="Listaszerbekezds"/>
        <w:numPr>
          <w:ilvl w:val="0"/>
          <w:numId w:val="37"/>
        </w:numPr>
      </w:pPr>
      <w:r w:rsidRPr="007330BF">
        <w:rPr>
          <w:b/>
          <w:bCs/>
        </w:rPr>
        <w:t>18+</w:t>
      </w:r>
      <w:r>
        <w:t xml:space="preserve"> – Intenzív erőszak, explicit szexuális tartalom, súlyos nyelvezet, súlyosabb témák.</w:t>
      </w:r>
    </w:p>
    <w:p w14:paraId="2129799E" w14:textId="1DD7DA50" w:rsidR="007330BF" w:rsidRDefault="007330BF" w:rsidP="007330BF">
      <w:pPr>
        <w:ind w:firstLine="0"/>
      </w:pPr>
      <w:r>
        <w:t>Ezen kívül, ha a játék megkapta a besorolási szintet különböző jelzők kerülhetnek még a dobozára, amik az alábbiak lehetnek:</w:t>
      </w:r>
    </w:p>
    <w:p w14:paraId="0E46D129" w14:textId="3C7B5FEE" w:rsidR="007330BF" w:rsidRDefault="007330BF" w:rsidP="007330BF">
      <w:pPr>
        <w:pStyle w:val="Listaszerbekezds"/>
        <w:numPr>
          <w:ilvl w:val="0"/>
          <w:numId w:val="38"/>
        </w:numPr>
      </w:pPr>
      <w:r>
        <w:t>Erőszak/Agresszió</w:t>
      </w:r>
    </w:p>
    <w:p w14:paraId="757BDAAF" w14:textId="5F91774B" w:rsidR="007330BF" w:rsidRDefault="007330BF" w:rsidP="007330BF">
      <w:pPr>
        <w:pStyle w:val="Listaszerbekezds"/>
        <w:numPr>
          <w:ilvl w:val="0"/>
          <w:numId w:val="38"/>
        </w:numPr>
      </w:pPr>
      <w:r>
        <w:t>Durva nyelvezet</w:t>
      </w:r>
    </w:p>
    <w:p w14:paraId="44C4B415" w14:textId="6D52CFFA" w:rsidR="007330BF" w:rsidRDefault="007330BF" w:rsidP="007330BF">
      <w:pPr>
        <w:pStyle w:val="Listaszerbekezds"/>
        <w:numPr>
          <w:ilvl w:val="0"/>
          <w:numId w:val="38"/>
        </w:numPr>
      </w:pPr>
      <w:r>
        <w:t>Félelem keltő elemek</w:t>
      </w:r>
    </w:p>
    <w:p w14:paraId="3E33D78D" w14:textId="21AD0548" w:rsidR="007330BF" w:rsidRDefault="007330BF" w:rsidP="007330BF">
      <w:pPr>
        <w:pStyle w:val="Listaszerbekezds"/>
        <w:numPr>
          <w:ilvl w:val="0"/>
          <w:numId w:val="38"/>
        </w:numPr>
      </w:pPr>
      <w:r>
        <w:t>Drog- vagy alkohol fogyasztás</w:t>
      </w:r>
    </w:p>
    <w:p w14:paraId="464E5131" w14:textId="47CCACDC" w:rsidR="007330BF" w:rsidRDefault="007330BF" w:rsidP="007330BF">
      <w:pPr>
        <w:pStyle w:val="Listaszerbekezds"/>
        <w:numPr>
          <w:ilvl w:val="0"/>
          <w:numId w:val="38"/>
        </w:numPr>
      </w:pPr>
      <w:r>
        <w:t>Szexuális tartalom</w:t>
      </w:r>
    </w:p>
    <w:p w14:paraId="6643EB55" w14:textId="15F42F86" w:rsidR="007330BF" w:rsidRDefault="007330BF" w:rsidP="007330BF">
      <w:pPr>
        <w:pStyle w:val="Listaszerbekezds"/>
        <w:numPr>
          <w:ilvl w:val="0"/>
          <w:numId w:val="38"/>
        </w:numPr>
      </w:pPr>
      <w:r>
        <w:t>Szerencsejátékok</w:t>
      </w:r>
    </w:p>
    <w:p w14:paraId="452A9181" w14:textId="3A285308" w:rsidR="007330BF" w:rsidRDefault="007330BF" w:rsidP="007330BF">
      <w:pPr>
        <w:pStyle w:val="Listaszerbekezds"/>
        <w:numPr>
          <w:ilvl w:val="0"/>
          <w:numId w:val="38"/>
        </w:numPr>
      </w:pPr>
      <w:r>
        <w:t>Diszkrimináció</w:t>
      </w:r>
    </w:p>
    <w:p w14:paraId="73F28264" w14:textId="6513C2E9" w:rsidR="007330BF" w:rsidDel="00803820" w:rsidRDefault="00803820" w:rsidP="007330BF">
      <w:pPr>
        <w:pStyle w:val="Listaszerbekezds"/>
        <w:numPr>
          <w:ilvl w:val="0"/>
          <w:numId w:val="38"/>
        </w:numPr>
        <w:rPr>
          <w:del w:id="888" w:author="Nonstop Gamerek" w:date="2025-04-23T12:42:00Z"/>
        </w:rPr>
      </w:pPr>
      <w:ins w:id="889" w:author="Nonstop Gamerek" w:date="2025-04-23T12:42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04320" behindDoc="0" locked="0" layoutInCell="1" allowOverlap="1" wp14:anchorId="42294839" wp14:editId="475193E7">
                  <wp:simplePos x="0" y="0"/>
                  <wp:positionH relativeFrom="column">
                    <wp:posOffset>534670</wp:posOffset>
                  </wp:positionH>
                  <wp:positionV relativeFrom="paragraph">
                    <wp:posOffset>2006600</wp:posOffset>
                  </wp:positionV>
                  <wp:extent cx="4611370" cy="635"/>
                  <wp:effectExtent l="0" t="0" r="0" b="0"/>
                  <wp:wrapTopAndBottom/>
                  <wp:docPr id="38" name="Szövegdoboz 3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4611370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D6F52E3" w14:textId="5C2F398E" w:rsidR="00A90DB9" w:rsidRPr="00FD0369" w:rsidRDefault="00A90DB9">
                              <w:pPr>
                                <w:pStyle w:val="Kpalrs"/>
                                <w:rPr>
                                  <w:noProof/>
                                </w:rPr>
                                <w:pPrChange w:id="890" w:author="Nonstop Gamerek" w:date="2025-04-23T12:42:00Z">
                                  <w:pPr>
                                    <w:pStyle w:val="Listaszerbekezds"/>
                                    <w:numPr>
                                      <w:numId w:val="38"/>
                                    </w:numPr>
                                    <w:ind w:left="720"/>
                                  </w:pPr>
                                </w:pPrChange>
                              </w:pPr>
                              <w:ins w:id="891" w:author="Nonstop Gamerek" w:date="2025-04-23T12:42:00Z">
                                <w:r>
                                  <w:rPr>
                                    <w:noProof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</w:rPr>
                                  <w:instrText xml:space="preserve"> SEQ ábra \* ARABIC </w:instrText>
                                </w:r>
                              </w:ins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892" w:name="_Toc196304932"/>
                              <w:ins w:id="893" w:author="Nonstop Gamerek" w:date="2025-04-25T13:41:00Z">
                                <w:r w:rsidR="00113BD1">
                                  <w:rPr>
                                    <w:noProof/>
                                  </w:rPr>
                                  <w:t>9</w:t>
                                </w:r>
                              </w:ins>
                              <w:ins w:id="894" w:author="Nonstop Gamerek" w:date="2025-04-23T12:42:00Z"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t>. ábra: PEGI tartalom jelzések [</w:t>
                                </w:r>
                                <w:proofErr w:type="gramStart"/>
                                <w:r>
                                  <w:t>13][</w:t>
                                </w:r>
                                <w:proofErr w:type="gramEnd"/>
                                <w:r>
                                  <w:t>14]</w:t>
                                </w:r>
                              </w:ins>
                              <w:bookmarkEnd w:id="89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42294839" id="Szövegdoboz 38" o:spid="_x0000_s1033" type="#_x0000_t202" style="position:absolute;left:0;text-align:left;margin-left:42.1pt;margin-top:158pt;width:363.1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" stroked="f">
                  <v:textbox style="mso-fit-shape-to-text:t" inset="0,0,0,0">
                    <w:txbxContent>
                      <w:p w14:paraId="1D6F52E3" w14:textId="5C2F398E" w:rsidR="00A90DB9" w:rsidRPr="00FD0369" w:rsidRDefault="00A90DB9">
                        <w:pPr>
                          <w:pStyle w:val="Kpalrs"/>
                          <w:rPr>
                            <w:noProof/>
                          </w:rPr>
                          <w:pPrChange w:id="895" w:author="Nonstop Gamerek" w:date="2025-04-23T12:42:00Z">
                            <w:pPr>
                              <w:pStyle w:val="Listaszerbekezds"/>
                              <w:numPr>
                                <w:numId w:val="38"/>
                              </w:numPr>
                              <w:ind w:left="720"/>
                            </w:pPr>
                          </w:pPrChange>
                        </w:pPr>
                        <w:ins w:id="896" w:author="Nonstop Gamerek" w:date="2025-04-23T12:42:00Z"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SEQ ábra \* ARABIC </w:instrText>
                          </w:r>
                        </w:ins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897" w:name="_Toc196304932"/>
                        <w:ins w:id="898" w:author="Nonstop Gamerek" w:date="2025-04-25T13:41:00Z">
                          <w:r w:rsidR="00113BD1">
                            <w:rPr>
                              <w:noProof/>
                            </w:rPr>
                            <w:t>9</w:t>
                          </w:r>
                        </w:ins>
                        <w:ins w:id="899" w:author="Nonstop Gamerek" w:date="2025-04-23T12:42:00Z"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t>. ábra: PEGI tartalom jelzések [</w:t>
                          </w:r>
                          <w:proofErr w:type="gramStart"/>
                          <w:r>
                            <w:t>13][</w:t>
                          </w:r>
                          <w:proofErr w:type="gramEnd"/>
                          <w:r>
                            <w:t>14]</w:t>
                          </w:r>
                        </w:ins>
                        <w:bookmarkEnd w:id="897"/>
                      </w:p>
                    </w:txbxContent>
                  </v:textbox>
                  <w10:wrap type="topAndBottom"/>
                </v:shape>
              </w:pict>
            </mc:Fallback>
          </mc:AlternateContent>
        </w:r>
      </w:ins>
      <w:r w:rsidR="007330BF">
        <w:rPr>
          <w:noProof/>
        </w:rPr>
        <w:drawing>
          <wp:anchor distT="0" distB="0" distL="114300" distR="114300" simplePos="0" relativeHeight="251669504" behindDoc="0" locked="0" layoutInCell="1" allowOverlap="1" wp14:anchorId="79142DB5" wp14:editId="42FFE522">
            <wp:simplePos x="0" y="0"/>
            <wp:positionH relativeFrom="column">
              <wp:posOffset>535214</wp:posOffset>
            </wp:positionH>
            <wp:positionV relativeFrom="paragraph">
              <wp:posOffset>366304</wp:posOffset>
            </wp:positionV>
            <wp:extent cx="4611370" cy="1583690"/>
            <wp:effectExtent l="0" t="0" r="0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370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30BF">
        <w:t>Online interakciók</w:t>
      </w:r>
    </w:p>
    <w:p w14:paraId="5DC662B8" w14:textId="474853F1" w:rsidR="007330BF" w:rsidRDefault="006D1130">
      <w:pPr>
        <w:pStyle w:val="Listaszerbekezds"/>
        <w:numPr>
          <w:ilvl w:val="0"/>
          <w:numId w:val="38"/>
        </w:numPr>
        <w:pPrChange w:id="900" w:author="Nonstop Gamerek" w:date="2025-04-23T12:42:00Z">
          <w:pPr>
            <w:pStyle w:val="Kpalrs"/>
          </w:pPr>
        </w:pPrChange>
      </w:pPr>
      <w:del w:id="901" w:author="Nonstop Gamerek" w:date="2025-04-23T12:42:00Z">
        <w:r w:rsidDel="00803820">
          <w:delText>9</w:delText>
        </w:r>
        <w:r w:rsidR="007330BF" w:rsidDel="00803820">
          <w:delText>. ábra: PEGI tartalom jelzések</w:delText>
        </w:r>
        <w:r w:rsidR="00290D51" w:rsidDel="00803820">
          <w:delText xml:space="preserve"> [13]</w:delText>
        </w:r>
        <w:r w:rsidR="00996A51" w:rsidDel="00803820">
          <w:delText>[14]</w:delText>
        </w:r>
      </w:del>
    </w:p>
    <w:p w14:paraId="7CB75C10" w14:textId="228DAC0C" w:rsidR="00F71A8D" w:rsidRDefault="00F71A8D" w:rsidP="00EF582D">
      <w:pPr>
        <w:ind w:firstLine="0"/>
      </w:pPr>
      <w:r>
        <w:t>Az eddig olvasott irodalmak és tartalmak által én a saját projektemet nézve úgy döntöttem, hogy 2 értéket fogok mérni a szinteken. A pontosságot találati pontok koordinátái szerint és</w:t>
      </w:r>
      <w:r w:rsidR="00746D06">
        <w:t xml:space="preserve"> a</w:t>
      </w:r>
      <w:r>
        <w:t xml:space="preserve"> reakcióidőt, ami megjelenéstől találatig számított másodperc és milliszekundum formában kerül eltárolásra.</w:t>
      </w:r>
    </w:p>
    <w:p w14:paraId="300E1FA7" w14:textId="0F843434" w:rsidR="00746D06" w:rsidRDefault="00746D06" w:rsidP="00EF582D">
      <w:pPr>
        <w:ind w:firstLine="0"/>
      </w:pPr>
      <w:r>
        <w:lastRenderedPageBreak/>
        <w:t xml:space="preserve">A tesztelések során kiderült, hogy a játékosok igényessége nagyon eltérő tud lenni, akadt olyan </w:t>
      </w:r>
      <w:r w:rsidR="00B42C58">
        <w:t>tesztelő,</w:t>
      </w:r>
      <w:r>
        <w:t xml:space="preserve"> aki nagyon ügyelt a pontosságra és akadt </w:t>
      </w:r>
      <w:r w:rsidR="00B42C58">
        <w:t>olyan,</w:t>
      </w:r>
      <w:r>
        <w:t xml:space="preserve"> akit csak a reakció idejének javítása érdekelt.</w:t>
      </w:r>
    </w:p>
    <w:p w14:paraId="25CF1C09" w14:textId="76E82215" w:rsidR="00F71A8D" w:rsidRDefault="00F71A8D" w:rsidP="00F71A8D">
      <w:pPr>
        <w:pStyle w:val="Cmsor4"/>
      </w:pPr>
      <w:r>
        <w:t>Vizuális kialakítás</w:t>
      </w:r>
    </w:p>
    <w:p w14:paraId="427085D3" w14:textId="39C9E414" w:rsidR="00F71A8D" w:rsidRDefault="00F71A8D" w:rsidP="00F71A8D">
      <w:pPr>
        <w:pStyle w:val="Firstparagraph"/>
        <w:ind w:firstLine="431"/>
      </w:pPr>
      <w:r>
        <w:t>A játék környezete szerint a szobának egy máshogyan kialakított verziójában játszódik. A játékos belépve 2 elemre lehet figyelmes, egy pisztolyra, ami egy oszlopon van elhelyezve és egy zöld gombra, ami az indítást vezérli.</w:t>
      </w:r>
    </w:p>
    <w:p w14:paraId="151DA05D" w14:textId="28EB543C" w:rsidR="00F71A8D" w:rsidRDefault="00F71A8D" w:rsidP="00F71A8D">
      <w:pPr>
        <w:ind w:firstLine="0"/>
      </w:pPr>
      <w:r>
        <w:t xml:space="preserve">Közelebb érve felugrik </w:t>
      </w:r>
      <w:r w:rsidR="00746D06">
        <w:t>egy moduláris ablak</w:t>
      </w:r>
      <w:r>
        <w:t>, amiben megtalálható a szöveg, ami segít a játékosnak megérteni, hogy mi is lesz a feladata ebben a kihívásban, illetve irányt mutat a játék elkezdéséig.</w:t>
      </w:r>
    </w:p>
    <w:p w14:paraId="0601FCEE" w14:textId="3CFF6EC6" w:rsidR="00746D06" w:rsidRDefault="00F71A8D" w:rsidP="00F71A8D">
      <w:pPr>
        <w:ind w:firstLine="0"/>
      </w:pPr>
      <w:r>
        <w:t>Első lépésként felhívja a figyelmét a pisztoly felvételére, ami nélkül nem tudja elkezdeni a játékot. Ha mégis megpróbálja egy felugró szöveg emlékezteti a következő kiírással „Kérem vegye fel a fegyvert”.</w:t>
      </w:r>
      <w:r w:rsidR="00746D06">
        <w:t xml:space="preserve"> Ezen kívül jól érthető módon leírja, hogy pontosan hány célpont fog megjelenni, hol fognak ezek a célpontok megjelenni és mi az, amire figyelmet kell fordítani a játék során.</w:t>
      </w:r>
    </w:p>
    <w:p w14:paraId="395378D9" w14:textId="5F0193C9" w:rsidR="00746D06" w:rsidRDefault="00746D06" w:rsidP="00F71A8D">
      <w:pPr>
        <w:ind w:firstLine="0"/>
      </w:pPr>
      <w:r>
        <w:t xml:space="preserve"> Ez az ablak 1 alkalommal ugrik fel szóval a játékosnak figyelmet kell fordítani a szövegre, hogy értse a játékot.</w:t>
      </w:r>
    </w:p>
    <w:p w14:paraId="0F2DF1F1" w14:textId="5E88D3D0" w:rsidR="00BA579B" w:rsidDel="00B70150" w:rsidRDefault="00B70150" w:rsidP="00F71A8D">
      <w:pPr>
        <w:ind w:firstLine="0"/>
        <w:rPr>
          <w:del w:id="902" w:author="Nonstop Gamerek" w:date="2025-04-23T12:42:00Z"/>
        </w:rPr>
      </w:pPr>
      <w:ins w:id="903" w:author="Nonstop Gamerek" w:date="2025-04-23T12:42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06368" behindDoc="0" locked="0" layoutInCell="1" allowOverlap="1" wp14:anchorId="4232CA86" wp14:editId="6002B21F">
                  <wp:simplePos x="0" y="0"/>
                  <wp:positionH relativeFrom="column">
                    <wp:posOffset>698500</wp:posOffset>
                  </wp:positionH>
                  <wp:positionV relativeFrom="paragraph">
                    <wp:posOffset>3335020</wp:posOffset>
                  </wp:positionV>
                  <wp:extent cx="4408170" cy="635"/>
                  <wp:effectExtent l="0" t="0" r="0" b="0"/>
                  <wp:wrapTopAndBottom/>
                  <wp:docPr id="39" name="Szövegdoboz 3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4408170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39591B2" w14:textId="553ED7C9" w:rsidR="00A90DB9" w:rsidRPr="00131C8C" w:rsidRDefault="00A90DB9">
                              <w:pPr>
                                <w:pStyle w:val="Kpalrs"/>
                                <w:rPr>
                                  <w:noProof/>
                                </w:rPr>
                                <w:pPrChange w:id="904" w:author="Nonstop Gamerek" w:date="2025-04-23T12:42:00Z">
                                  <w:pPr/>
                                </w:pPrChange>
                              </w:pPr>
                              <w:ins w:id="905" w:author="Nonstop Gamerek" w:date="2025-04-23T12:42:00Z">
                                <w:r>
                                  <w:rPr>
                                    <w:noProof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</w:rPr>
                                  <w:instrText xml:space="preserve"> SEQ ábra \* ARABIC </w:instrText>
                                </w:r>
                              </w:ins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906" w:name="_Toc196304933"/>
                              <w:ins w:id="907" w:author="Nonstop Gamerek" w:date="2025-04-25T13:41:00Z">
                                <w:r w:rsidR="00113BD1">
                                  <w:rPr>
                                    <w:noProof/>
                                  </w:rPr>
                                  <w:t>10</w:t>
                                </w:r>
                              </w:ins>
                              <w:ins w:id="908" w:author="Nonstop Gamerek" w:date="2025-04-23T12:42:00Z"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t>. ábra</w:t>
                                </w:r>
                              </w:ins>
                              <w:moveToRangeStart w:id="909" w:author="Nonstop Gamerek" w:date="2025-04-23T12:42:00Z" w:name="move196304557"/>
                              <w:moveTo w:id="910" w:author="Nonstop Gamerek" w:date="2025-04-23T12:42:00Z">
                                <w:r>
                                  <w:t>: 2. szint megjelenés illusztrálása</w:t>
                                </w:r>
                              </w:moveTo>
                              <w:bookmarkEnd w:id="906"/>
                              <w:moveToRangeEnd w:id="909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4232CA86" id="Szövegdoboz 39" o:spid="_x0000_s1034" type="#_x0000_t202" style="position:absolute;left:0;text-align:left;margin-left:55pt;margin-top:262.6pt;width:347.1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" stroked="f">
                  <v:textbox style="mso-fit-shape-to-text:t" inset="0,0,0,0">
                    <w:txbxContent>
                      <w:p w14:paraId="239591B2" w14:textId="553ED7C9" w:rsidR="00A90DB9" w:rsidRPr="00131C8C" w:rsidRDefault="00A90DB9">
                        <w:pPr>
                          <w:pStyle w:val="Kpalrs"/>
                          <w:rPr>
                            <w:noProof/>
                          </w:rPr>
                          <w:pPrChange w:id="911" w:author="Nonstop Gamerek" w:date="2025-04-23T12:42:00Z">
                            <w:pPr/>
                          </w:pPrChange>
                        </w:pPr>
                        <w:ins w:id="912" w:author="Nonstop Gamerek" w:date="2025-04-23T12:42:00Z"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SEQ ábra \* ARABIC </w:instrText>
                          </w:r>
                        </w:ins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913" w:name="_Toc196304933"/>
                        <w:ins w:id="914" w:author="Nonstop Gamerek" w:date="2025-04-25T13:41:00Z">
                          <w:r w:rsidR="00113BD1">
                            <w:rPr>
                              <w:noProof/>
                            </w:rPr>
                            <w:t>10</w:t>
                          </w:r>
                        </w:ins>
                        <w:ins w:id="915" w:author="Nonstop Gamerek" w:date="2025-04-23T12:42:00Z"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t>. ábra</w:t>
                          </w:r>
                        </w:ins>
                        <w:moveToRangeStart w:id="916" w:author="Nonstop Gamerek" w:date="2025-04-23T12:42:00Z" w:name="move196304557"/>
                        <w:moveTo w:id="917" w:author="Nonstop Gamerek" w:date="2025-04-23T12:42:00Z">
                          <w:r>
                            <w:t>: 2. szint megjelenés illusztrálása</w:t>
                          </w:r>
                        </w:moveTo>
                        <w:bookmarkEnd w:id="913"/>
                        <w:moveToRangeEnd w:id="916"/>
                      </w:p>
                    </w:txbxContent>
                  </v:textbox>
                  <w10:wrap type="topAndBottom"/>
                </v:shape>
              </w:pict>
            </mc:Fallback>
          </mc:AlternateContent>
        </w:r>
      </w:ins>
      <w:r w:rsidR="00854D42" w:rsidRPr="00854D42">
        <w:rPr>
          <w:noProof/>
        </w:rPr>
        <w:drawing>
          <wp:anchor distT="0" distB="0" distL="114300" distR="114300" simplePos="0" relativeHeight="251670528" behindDoc="0" locked="0" layoutInCell="1" allowOverlap="1" wp14:anchorId="35903FF6" wp14:editId="5902B111">
            <wp:simplePos x="0" y="0"/>
            <wp:positionH relativeFrom="column">
              <wp:posOffset>698953</wp:posOffset>
            </wp:positionH>
            <wp:positionV relativeFrom="paragraph">
              <wp:posOffset>776695</wp:posOffset>
            </wp:positionV>
            <wp:extent cx="4408714" cy="2501855"/>
            <wp:effectExtent l="0" t="0" r="0" b="0"/>
            <wp:wrapTopAndBottom/>
            <wp:docPr id="14" name="Kép 10">
              <a:extLst xmlns:a="http://schemas.openxmlformats.org/drawingml/2006/main">
                <a:ext uri="{FF2B5EF4-FFF2-40B4-BE49-F238E27FC236}">
                  <a16:creationId xmlns:a16="http://schemas.microsoft.com/office/drawing/2014/main" id="{8E66E5B5-03A4-4E35-AF36-994DC6EF1A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0">
                      <a:extLst>
                        <a:ext uri="{FF2B5EF4-FFF2-40B4-BE49-F238E27FC236}">
                          <a16:creationId xmlns:a16="http://schemas.microsoft.com/office/drawing/2014/main" id="{8E66E5B5-03A4-4E35-AF36-994DC6EF1A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714" cy="250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579B">
        <w:t>Ha a felvétel megtörtént és a játékos megnyomta az indító gombot</w:t>
      </w:r>
      <w:r w:rsidR="00BD2844">
        <w:t>, a játék visszaszámol és a játékos előtt elkezdenek megjelenni a céltáblák, amik már kilőhetők. Majd a játék végeztével egy szöveg tovább haladásra utasítja a játékost.</w:t>
      </w:r>
    </w:p>
    <w:p w14:paraId="445CF91C" w14:textId="4B535871" w:rsidR="00854D42" w:rsidRDefault="006D1130">
      <w:pPr>
        <w:ind w:firstLine="0"/>
        <w:pPrChange w:id="918" w:author="Nonstop Gamerek" w:date="2025-04-23T12:42:00Z">
          <w:pPr>
            <w:pStyle w:val="Kpalrs"/>
          </w:pPr>
        </w:pPrChange>
      </w:pPr>
      <w:del w:id="919" w:author="Nonstop Gamerek" w:date="2025-04-23T12:42:00Z">
        <w:r w:rsidDel="00B70150">
          <w:delText>10</w:delText>
        </w:r>
        <w:r w:rsidR="00854D42" w:rsidDel="00B70150">
          <w:delText>. Ábra</w:delText>
        </w:r>
      </w:del>
      <w:moveFromRangeStart w:id="920" w:author="Nonstop Gamerek" w:date="2025-04-23T12:42:00Z" w:name="move196304557"/>
      <w:moveFrom w:id="921" w:author="Nonstop Gamerek" w:date="2025-04-23T12:42:00Z">
        <w:r w:rsidR="00854D42" w:rsidDel="00B70150">
          <w:t>: 2. szint megjelenés illusztrálása</w:t>
        </w:r>
      </w:moveFrom>
      <w:moveFromRangeEnd w:id="920"/>
    </w:p>
    <w:p w14:paraId="64B244D2" w14:textId="40682B09" w:rsidR="00746D06" w:rsidRDefault="00746D06" w:rsidP="00746D06">
      <w:pPr>
        <w:ind w:firstLine="0"/>
      </w:pPr>
      <w:r>
        <w:t>A célpont objektumok 2 fő elemből állnak össze:</w:t>
      </w:r>
    </w:p>
    <w:p w14:paraId="7747D999" w14:textId="0B95D68D" w:rsidR="00746D06" w:rsidRDefault="00746D06" w:rsidP="00746D06">
      <w:pPr>
        <w:pStyle w:val="Listaszerbekezds"/>
        <w:numPr>
          <w:ilvl w:val="0"/>
          <w:numId w:val="50"/>
        </w:numPr>
      </w:pPr>
      <w:r>
        <w:t>A 3 dimenziós alap, ami a színt és a kinézetet biztosítja</w:t>
      </w:r>
    </w:p>
    <w:p w14:paraId="2FCD34CF" w14:textId="065660B7" w:rsidR="00746D06" w:rsidRDefault="00746D06" w:rsidP="00746D06">
      <w:pPr>
        <w:pStyle w:val="Listaszerbekezds"/>
        <w:numPr>
          <w:ilvl w:val="0"/>
          <w:numId w:val="50"/>
        </w:numPr>
      </w:pPr>
      <w:r>
        <w:lastRenderedPageBreak/>
        <w:t xml:space="preserve">Egy láthatatlan 2 dimenziós kör alakú </w:t>
      </w:r>
      <w:r w:rsidR="00835931">
        <w:t>tárcsa,</w:t>
      </w:r>
      <w:r>
        <w:t xml:space="preserve"> ami az eredmények mentéséért felel</w:t>
      </w:r>
    </w:p>
    <w:p w14:paraId="00D6BA6D" w14:textId="0789F5E3" w:rsidR="00746D06" w:rsidRDefault="00746D06" w:rsidP="00746D06">
      <w:pPr>
        <w:ind w:firstLine="0"/>
      </w:pPr>
      <w:r>
        <w:t>Azért volt szükség ezek elkülönítésére mivel a Unity 3</w:t>
      </w:r>
      <w:r w:rsidR="00835931">
        <w:t xml:space="preserve"> és 2</w:t>
      </w:r>
      <w:r>
        <w:t xml:space="preserve"> dimenziós vektorokat </w:t>
      </w:r>
      <w:r w:rsidR="00835931">
        <w:t xml:space="preserve">is tud kezelni, viszont azokat az objektum közepétől képes mérni. Az én esetemben az </w:t>
      </w:r>
      <w:r w:rsidR="00B8093D">
        <w:t>objektum,</w:t>
      </w:r>
      <w:r w:rsidR="00835931">
        <w:t xml:space="preserve"> amin mérni akartam az 3 dimenziós </w:t>
      </w:r>
      <w:r w:rsidR="00B8093D">
        <w:t>volt,</w:t>
      </w:r>
      <w:r w:rsidR="00835931">
        <w:t xml:space="preserve"> de csak 2 dimenziósan akartam az adatokat menteni róla (X és Y tengely mentén). Így egy tárcsa modellel oldottam meg úgynevezett vizuális „</w:t>
      </w:r>
      <w:proofErr w:type="spellStart"/>
      <w:r w:rsidR="00835931">
        <w:t>renderer</w:t>
      </w:r>
      <w:proofErr w:type="spellEnd"/>
      <w:r w:rsidR="00835931">
        <w:t>” elem nélkül (tehát vizuális megjelenítés nélkül), így a találati pontot 2 tengely mentén tudtam mérni és menteni.</w:t>
      </w:r>
    </w:p>
    <w:p w14:paraId="52AAAC0D" w14:textId="1612D7D2" w:rsidR="00B8093D" w:rsidRPr="00746D06" w:rsidRDefault="00B8093D" w:rsidP="00746D06">
      <w:pPr>
        <w:ind w:firstLine="0"/>
      </w:pPr>
    </w:p>
    <w:p w14:paraId="026FFF7C" w14:textId="77777777" w:rsidR="009C76AE" w:rsidRDefault="009C76AE" w:rsidP="009C76AE">
      <w:pPr>
        <w:pStyle w:val="Cmsor4"/>
      </w:pPr>
      <w:r>
        <w:t>Játék logika kialakítása</w:t>
      </w:r>
    </w:p>
    <w:p w14:paraId="653792B6" w14:textId="0B1B7426" w:rsidR="009C76AE" w:rsidRDefault="009C76AE" w:rsidP="009C76AE">
      <w:pPr>
        <w:pStyle w:val="Firstparagraph"/>
        <w:ind w:firstLine="431"/>
      </w:pPr>
      <w:r>
        <w:t>A játék több fő mechanikából áll, amik összehangoltan tudják kiadni a teljes játékélményt. A kulcsmechanikák a következők:</w:t>
      </w:r>
    </w:p>
    <w:p w14:paraId="251A3E19" w14:textId="6FB53375" w:rsidR="009C76AE" w:rsidRDefault="009C76AE" w:rsidP="009C76AE">
      <w:pPr>
        <w:pStyle w:val="Listaszerbekezds"/>
        <w:numPr>
          <w:ilvl w:val="0"/>
          <w:numId w:val="39"/>
        </w:numPr>
      </w:pPr>
      <w:r>
        <w:t>Indító mechanizmus (a gomb segítségével)</w:t>
      </w:r>
    </w:p>
    <w:p w14:paraId="15840AC4" w14:textId="6E2F27E8" w:rsidR="009C76AE" w:rsidRDefault="009C76AE" w:rsidP="009C76AE">
      <w:pPr>
        <w:pStyle w:val="Listaszerbekezds"/>
        <w:numPr>
          <w:ilvl w:val="0"/>
          <w:numId w:val="39"/>
        </w:numPr>
      </w:pPr>
      <w:r>
        <w:t>Lövési mechanizmus (bal kattintással)</w:t>
      </w:r>
    </w:p>
    <w:p w14:paraId="2B7F9BCD" w14:textId="76C366AF" w:rsidR="009C76AE" w:rsidRDefault="009C76AE" w:rsidP="009C76AE">
      <w:pPr>
        <w:pStyle w:val="Listaszerbekezds"/>
        <w:numPr>
          <w:ilvl w:val="0"/>
          <w:numId w:val="39"/>
        </w:numPr>
      </w:pPr>
      <w:r>
        <w:t>Célpontok megjelenítése (ciklikus generálással)</w:t>
      </w:r>
    </w:p>
    <w:p w14:paraId="42930C8C" w14:textId="0B4E7FE6" w:rsidR="009C76AE" w:rsidRDefault="009C76AE" w:rsidP="009C76AE">
      <w:pPr>
        <w:pStyle w:val="Listaszerbekezds"/>
        <w:numPr>
          <w:ilvl w:val="0"/>
          <w:numId w:val="39"/>
        </w:numPr>
      </w:pPr>
      <w:r>
        <w:t>Találati pont meghatározása és reakcióidő mérése</w:t>
      </w:r>
    </w:p>
    <w:p w14:paraId="6013DF9D" w14:textId="471B6125" w:rsidR="009C76AE" w:rsidRDefault="009C76AE" w:rsidP="009C76AE">
      <w:pPr>
        <w:pStyle w:val="Listaszerbekezds"/>
        <w:numPr>
          <w:ilvl w:val="0"/>
          <w:numId w:val="39"/>
        </w:numPr>
      </w:pPr>
      <w:r>
        <w:t>Adattárolás találatkor (lövési szekciókkal)</w:t>
      </w:r>
    </w:p>
    <w:p w14:paraId="152C24A3" w14:textId="6250BC9D" w:rsidR="0050159C" w:rsidRDefault="009C76AE" w:rsidP="009325CF">
      <w:pPr>
        <w:ind w:firstLine="0"/>
      </w:pPr>
      <w:r>
        <w:t xml:space="preserve">Mivel a 2. és 3. szint is lövési metódusok által működik ezért ezek hasonló módon vannak </w:t>
      </w:r>
      <w:del w:id="922" w:author="Nonstop Gamerek" w:date="2025-04-25T11:57:00Z">
        <w:r w:rsidDel="001A1663">
          <w:delText>scriptelve</w:delText>
        </w:r>
      </w:del>
      <w:proofErr w:type="spellStart"/>
      <w:ins w:id="923" w:author="Nonstop Gamerek" w:date="2025-04-25T11:57:00Z">
        <w:r w:rsidR="001A1663">
          <w:t>szkriptelve</w:t>
        </w:r>
      </w:ins>
      <w:proofErr w:type="spellEnd"/>
      <w:r>
        <w:t>. A 2 játékot lövési szekciókkal külön választottam „</w:t>
      </w:r>
      <w:proofErr w:type="spellStart"/>
      <w:r>
        <w:t>Target</w:t>
      </w:r>
      <w:proofErr w:type="spellEnd"/>
      <w:r>
        <w:t>” adatok és „</w:t>
      </w:r>
      <w:proofErr w:type="spellStart"/>
      <w:r>
        <w:t>Shooting</w:t>
      </w:r>
      <w:proofErr w:type="spellEnd"/>
      <w:r>
        <w:t>” adatokra. A „</w:t>
      </w:r>
      <w:proofErr w:type="spellStart"/>
      <w:r>
        <w:t>Target</w:t>
      </w:r>
      <w:proofErr w:type="spellEnd"/>
      <w:r>
        <w:t xml:space="preserve">” játék szimbolizálja a </w:t>
      </w:r>
      <w:r w:rsidR="00DE59DB">
        <w:t>2. szintet és a „</w:t>
      </w:r>
      <w:proofErr w:type="spellStart"/>
      <w:r w:rsidR="00DE59DB">
        <w:t>Shooting</w:t>
      </w:r>
      <w:proofErr w:type="spellEnd"/>
      <w:r w:rsidR="00DE59DB">
        <w:t>” a 3. szintet. Minden játékosnál a játékos adatfelvitele után keletkezik az adatbázisban egy úgynevezett „</w:t>
      </w:r>
      <w:proofErr w:type="spellStart"/>
      <w:r w:rsidR="00DE59DB">
        <w:t>Shooting</w:t>
      </w:r>
      <w:proofErr w:type="spellEnd"/>
      <w:r w:rsidR="00DE59DB">
        <w:t xml:space="preserve"> Session” és a lövések után az adatok a megadott „Session ID” -</w:t>
      </w:r>
      <w:proofErr w:type="spellStart"/>
      <w:r w:rsidR="00DE59DB">
        <w:t>val</w:t>
      </w:r>
      <w:proofErr w:type="spellEnd"/>
      <w:r w:rsidR="00DE59DB">
        <w:t xml:space="preserve"> tehát szekció azonosítóval kerülnek mentésre. Így minden játékoshoz specifikusan köthető egy-egy generált adat.</w:t>
      </w:r>
    </w:p>
    <w:p w14:paraId="2281B7DF" w14:textId="6E8939A6" w:rsidR="00DE59DB" w:rsidRDefault="00DE59DB" w:rsidP="009325CF">
      <w:pPr>
        <w:ind w:firstLine="0"/>
      </w:pPr>
      <w:r>
        <w:t xml:space="preserve">Az indító mechanizmus egy gomb segítségével történik, ami egy </w:t>
      </w:r>
      <w:del w:id="924" w:author="Nonstop Gamerek" w:date="2025-04-25T11:57:00Z">
        <w:r w:rsidDel="001A1663">
          <w:delText>script-el</w:delText>
        </w:r>
      </w:del>
      <w:proofErr w:type="spellStart"/>
      <w:ins w:id="925" w:author="Nonstop Gamerek" w:date="2025-04-25T11:57:00Z">
        <w:r w:rsidR="001A1663">
          <w:t>szkriptel</w:t>
        </w:r>
      </w:ins>
      <w:proofErr w:type="spellEnd"/>
      <w:r>
        <w:t xml:space="preserve"> van ellátva. Mivel a 2 szint különböző módon kezdi el a ciklus generálást ezért az indító gomb kódjai is el vannak egymástól különítve és csak bizonyos funkciókban egyeznek meg.</w:t>
      </w:r>
    </w:p>
    <w:p w14:paraId="23C8C098" w14:textId="0BBA1FFB" w:rsidR="00152458" w:rsidRDefault="00152458" w:rsidP="009325CF">
      <w:pPr>
        <w:ind w:firstLine="0"/>
      </w:pPr>
      <w:r>
        <w:t>Közös funkcióik:</w:t>
      </w:r>
    </w:p>
    <w:p w14:paraId="7E698485" w14:textId="237CBE3B" w:rsidR="00152458" w:rsidRDefault="00152458" w:rsidP="00152458">
      <w:pPr>
        <w:pStyle w:val="Listaszerbekezds"/>
        <w:numPr>
          <w:ilvl w:val="0"/>
          <w:numId w:val="42"/>
        </w:numPr>
      </w:pPr>
      <w:r>
        <w:t>Nem engedi a játékosnak elkezdeni a játékot amíg a fegyvert fel nem vette</w:t>
      </w:r>
    </w:p>
    <w:p w14:paraId="039A9569" w14:textId="0B50E574" w:rsidR="00152458" w:rsidDel="00B70150" w:rsidRDefault="00B70150" w:rsidP="00152458">
      <w:pPr>
        <w:ind w:left="720" w:firstLine="0"/>
        <w:rPr>
          <w:del w:id="926" w:author="Nonstop Gamerek" w:date="2025-04-23T12:42:00Z"/>
        </w:rPr>
      </w:pPr>
      <w:ins w:id="927" w:author="Nonstop Gamerek" w:date="2025-04-23T12:42:00Z">
        <w:r>
          <w:rPr>
            <w:noProof/>
          </w:rPr>
          <w:lastRenderedPageBreak/>
          <mc:AlternateContent>
            <mc:Choice Requires="wps">
              <w:drawing>
                <wp:anchor distT="0" distB="0" distL="114300" distR="114300" simplePos="0" relativeHeight="251708416" behindDoc="0" locked="0" layoutInCell="1" allowOverlap="1" wp14:anchorId="397F5B4C" wp14:editId="5ECEB988">
                  <wp:simplePos x="0" y="0"/>
                  <wp:positionH relativeFrom="column">
                    <wp:posOffset>1224280</wp:posOffset>
                  </wp:positionH>
                  <wp:positionV relativeFrom="paragraph">
                    <wp:posOffset>3126105</wp:posOffset>
                  </wp:positionV>
                  <wp:extent cx="3307715" cy="635"/>
                  <wp:effectExtent l="0" t="0" r="0" b="0"/>
                  <wp:wrapTopAndBottom/>
                  <wp:docPr id="40" name="Szövegdoboz 4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307715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CF68B8B" w14:textId="4791E9CF" w:rsidR="00A90DB9" w:rsidRPr="0085053E" w:rsidRDefault="00A90DB9">
                              <w:pPr>
                                <w:pStyle w:val="Kpalrs"/>
                                <w:rPr>
                                  <w:noProof/>
                                </w:rPr>
                                <w:pPrChange w:id="928" w:author="Nonstop Gamerek" w:date="2025-04-23T12:42:00Z">
                                  <w:pPr>
                                    <w:ind w:left="720"/>
                                  </w:pPr>
                                </w:pPrChange>
                              </w:pPr>
                              <w:ins w:id="929" w:author="Nonstop Gamerek" w:date="2025-04-23T12:42:00Z">
                                <w:r>
                                  <w:rPr>
                                    <w:noProof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</w:rPr>
                                  <w:instrText xml:space="preserve"> SEQ ábra \* ARABIC </w:instrText>
                                </w:r>
                              </w:ins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930" w:name="_Toc196304934"/>
                              <w:ins w:id="931" w:author="Nonstop Gamerek" w:date="2025-04-25T13:41:00Z">
                                <w:r w:rsidR="00113BD1">
                                  <w:rPr>
                                    <w:noProof/>
                                  </w:rPr>
                                  <w:t>11</w:t>
                                </w:r>
                              </w:ins>
                              <w:ins w:id="932" w:author="Nonstop Gamerek" w:date="2025-04-23T12:42:00Z"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t>. ábra: indító gomb kód illusztráció</w:t>
                                </w:r>
                              </w:ins>
                              <w:bookmarkEnd w:id="93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397F5B4C" id="Szövegdoboz 40" o:spid="_x0000_s1035" type="#_x0000_t202" style="position:absolute;left:0;text-align:left;margin-left:96.4pt;margin-top:246.15pt;width:260.4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" stroked="f">
                  <v:textbox style="mso-fit-shape-to-text:t" inset="0,0,0,0">
                    <w:txbxContent>
                      <w:p w14:paraId="3CF68B8B" w14:textId="4791E9CF" w:rsidR="00A90DB9" w:rsidRPr="0085053E" w:rsidRDefault="00A90DB9">
                        <w:pPr>
                          <w:pStyle w:val="Kpalrs"/>
                          <w:rPr>
                            <w:noProof/>
                          </w:rPr>
                          <w:pPrChange w:id="933" w:author="Nonstop Gamerek" w:date="2025-04-23T12:42:00Z">
                            <w:pPr>
                              <w:ind w:left="720"/>
                            </w:pPr>
                          </w:pPrChange>
                        </w:pPr>
                        <w:ins w:id="934" w:author="Nonstop Gamerek" w:date="2025-04-23T12:42:00Z"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SEQ ábra \* ARABIC </w:instrText>
                          </w:r>
                        </w:ins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935" w:name="_Toc196304934"/>
                        <w:ins w:id="936" w:author="Nonstop Gamerek" w:date="2025-04-25T13:41:00Z">
                          <w:r w:rsidR="00113BD1">
                            <w:rPr>
                              <w:noProof/>
                            </w:rPr>
                            <w:t>11</w:t>
                          </w:r>
                        </w:ins>
                        <w:ins w:id="937" w:author="Nonstop Gamerek" w:date="2025-04-23T12:42:00Z"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t>. ábra: indító gomb kód illusztráció</w:t>
                          </w:r>
                        </w:ins>
                        <w:bookmarkEnd w:id="935"/>
                      </w:p>
                    </w:txbxContent>
                  </v:textbox>
                  <w10:wrap type="topAndBottom"/>
                </v:shape>
              </w:pict>
            </mc:Fallback>
          </mc:AlternateContent>
        </w:r>
      </w:ins>
      <w:r w:rsidR="00152458" w:rsidRPr="00152458">
        <w:rPr>
          <w:noProof/>
        </w:rPr>
        <w:drawing>
          <wp:anchor distT="0" distB="0" distL="114300" distR="114300" simplePos="0" relativeHeight="251671552" behindDoc="0" locked="0" layoutInCell="1" allowOverlap="1" wp14:anchorId="6AEAA676" wp14:editId="179CB567">
            <wp:simplePos x="0" y="0"/>
            <wp:positionH relativeFrom="column">
              <wp:posOffset>1224467</wp:posOffset>
            </wp:positionH>
            <wp:positionV relativeFrom="paragraph">
              <wp:posOffset>779182</wp:posOffset>
            </wp:positionV>
            <wp:extent cx="3307976" cy="2289868"/>
            <wp:effectExtent l="0" t="0" r="6985" b="0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976" cy="2289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2458">
        <w:t>A játékos amint megpróbálja elkezdeni a játékot a nélkül, hogy felvette volna a fegyvert, egy megadott szöveg megjelentésével utasítja arra, hogy vegye fel a kezdéshez a fegyvert.</w:t>
      </w:r>
    </w:p>
    <w:p w14:paraId="421F1DDD" w14:textId="13B50F4E" w:rsidR="00152458" w:rsidRDefault="006D1130">
      <w:pPr>
        <w:ind w:left="720" w:firstLine="0"/>
        <w:pPrChange w:id="938" w:author="Nonstop Gamerek" w:date="2025-04-23T12:42:00Z">
          <w:pPr>
            <w:pStyle w:val="Kpalrs"/>
          </w:pPr>
        </w:pPrChange>
      </w:pPr>
      <w:del w:id="939" w:author="Nonstop Gamerek" w:date="2025-04-23T12:42:00Z">
        <w:r w:rsidDel="00B70150">
          <w:delText>11</w:delText>
        </w:r>
        <w:r w:rsidR="00152458" w:rsidDel="00B70150">
          <w:delText>. Ábra: indító gomb kód illusztráció</w:delText>
        </w:r>
      </w:del>
    </w:p>
    <w:p w14:paraId="048C597E" w14:textId="3E056CD4" w:rsidR="00152458" w:rsidRDefault="00152458" w:rsidP="00152458">
      <w:pPr>
        <w:ind w:left="567" w:firstLine="0"/>
      </w:pPr>
      <w:r>
        <w:t xml:space="preserve">Ezért részben az </w:t>
      </w:r>
      <w:r w:rsidR="00B42C58">
        <w:t>„</w:t>
      </w:r>
      <w:proofErr w:type="spellStart"/>
      <w:r>
        <w:t>OnMouseDown</w:t>
      </w:r>
      <w:proofErr w:type="spellEnd"/>
      <w:r>
        <w:t xml:space="preserve"> ()</w:t>
      </w:r>
      <w:r w:rsidR="00B42C58">
        <w:t>”</w:t>
      </w:r>
      <w:r>
        <w:t xml:space="preserve"> metódus felel, majd, ha megtörtént a felvétel, kezdődik a játék előtti vissza számlálás</w:t>
      </w:r>
    </w:p>
    <w:p w14:paraId="3CAB51B4" w14:textId="3D2D7812" w:rsidR="00152458" w:rsidRDefault="00152458" w:rsidP="00152458">
      <w:pPr>
        <w:pStyle w:val="Listaszerbekezds"/>
        <w:numPr>
          <w:ilvl w:val="0"/>
          <w:numId w:val="42"/>
        </w:numPr>
      </w:pPr>
      <w:r>
        <w:t>Visszaszámlál a megnyomást követően a játék kezdése előtt</w:t>
      </w:r>
    </w:p>
    <w:p w14:paraId="1464153F" w14:textId="60E8BDC9" w:rsidR="00152458" w:rsidRDefault="00152458" w:rsidP="00152458">
      <w:pPr>
        <w:ind w:left="709" w:firstLine="0"/>
      </w:pPr>
      <w:r>
        <w:t>A kódnak a fejlesztő felületen referenciaként meg van adva egy üres szövegdoboz a megadott méretekkel, ide generálja a 3-ról indított visszaszámlálást majd miután végzett a számlálással eltünteti a szövegdobozt és indítja a játék célpontgenerálásának metódusát.</w:t>
      </w:r>
    </w:p>
    <w:p w14:paraId="5BC5BC62" w14:textId="49E652C0" w:rsidR="00152458" w:rsidRDefault="00152458" w:rsidP="00152458">
      <w:pPr>
        <w:ind w:left="709" w:firstLine="0"/>
      </w:pPr>
    </w:p>
    <w:p w14:paraId="2401652C" w14:textId="47988B0E" w:rsidR="00152458" w:rsidDel="004738DE" w:rsidRDefault="009038FD" w:rsidP="009038FD">
      <w:pPr>
        <w:ind w:firstLine="0"/>
        <w:rPr>
          <w:del w:id="940" w:author="Nonstop Gamerek" w:date="2025-04-23T12:43:00Z"/>
        </w:rPr>
      </w:pPr>
      <w:r>
        <w:t>A lövés mechanizmusa a pisztoly modelljéhez rendelt „</w:t>
      </w:r>
      <w:proofErr w:type="spellStart"/>
      <w:r>
        <w:t>Gun.cs</w:t>
      </w:r>
      <w:proofErr w:type="spellEnd"/>
      <w:r>
        <w:t xml:space="preserve">” nevű </w:t>
      </w:r>
      <w:del w:id="941" w:author="Nonstop Gamerek" w:date="2025-04-25T11:57:00Z">
        <w:r w:rsidDel="00B02650">
          <w:delText>script-el</w:delText>
        </w:r>
      </w:del>
      <w:ins w:id="942" w:author="Nonstop Gamerek" w:date="2025-04-25T11:57:00Z">
        <w:r w:rsidR="00B02650">
          <w:t>kóddal</w:t>
        </w:r>
      </w:ins>
      <w:r>
        <w:t xml:space="preserve"> működik. Ebben a változók definiálásán kívül 2 fontosabb metódus vezérli a lövést. Az </w:t>
      </w:r>
      <w:r w:rsidR="00B42C58">
        <w:t>„</w:t>
      </w:r>
      <w:r>
        <w:t>Update ()</w:t>
      </w:r>
      <w:r w:rsidR="00B42C58">
        <w:t>”</w:t>
      </w:r>
      <w:r>
        <w:t xml:space="preserve"> </w:t>
      </w:r>
      <w:r w:rsidRPr="009038FD">
        <w:t>metódus felel a játékos által végrehajtott lövési művelet kezeléséért. Ez a metódus minden egyes képkocka során automatikusan lefut a Unity motor működése</w:t>
      </w:r>
      <w:r>
        <w:t xml:space="preserve"> közben</w:t>
      </w:r>
      <w:r w:rsidRPr="009038FD">
        <w:t xml:space="preserve">, így </w:t>
      </w:r>
      <w:r>
        <w:t>válik teljesen</w:t>
      </w:r>
      <w:r w:rsidRPr="009038FD">
        <w:t xml:space="preserve"> alkalmas</w:t>
      </w:r>
      <w:r>
        <w:t>sá</w:t>
      </w:r>
      <w:r w:rsidRPr="009038FD">
        <w:t xml:space="preserve"> arra, hogy valós időben figyelje a játékos bemeneti műveleteit, például a kattintásokat. </w:t>
      </w:r>
      <w:r>
        <w:t>Egyszerre figyeli a játékos műveleteit, szabályozza a tűzgyorsaságot, és elindítja a lövéshez kapcsolódó vizuális-hanghatásokat, ezek mellett a konkrét találati logikát.</w:t>
      </w:r>
    </w:p>
    <w:p w14:paraId="0A553E5F" w14:textId="3DBB32FD" w:rsidR="002A4F45" w:rsidRDefault="006D1130">
      <w:pPr>
        <w:ind w:firstLine="0"/>
        <w:pPrChange w:id="943" w:author="Nonstop Gamerek" w:date="2025-04-23T12:43:00Z">
          <w:pPr>
            <w:pStyle w:val="Kpalrs"/>
          </w:pPr>
        </w:pPrChange>
      </w:pPr>
      <w:del w:id="944" w:author="Nonstop Gamerek" w:date="2025-04-23T12:42:00Z">
        <w:r w:rsidDel="004738DE">
          <w:delText>12</w:delText>
        </w:r>
        <w:r w:rsidR="002A4F45" w:rsidDel="004738DE">
          <w:delText xml:space="preserve">.ábra: </w:delText>
        </w:r>
        <w:r w:rsidR="00B42C58" w:rsidDel="004738DE">
          <w:delText>„</w:delText>
        </w:r>
        <w:r w:rsidR="002A4F45" w:rsidDel="004738DE">
          <w:delText>Update ()</w:delText>
        </w:r>
        <w:r w:rsidR="00B42C58" w:rsidDel="004738DE">
          <w:delText>”</w:delText>
        </w:r>
        <w:r w:rsidR="002A4F45" w:rsidDel="004738DE">
          <w:delText xml:space="preserve"> metódus illusztráció</w:delText>
        </w:r>
      </w:del>
    </w:p>
    <w:p w14:paraId="3DD7FBB1" w14:textId="0E2AF0FC" w:rsidR="002A4F45" w:rsidRDefault="004738DE" w:rsidP="009038FD">
      <w:pPr>
        <w:ind w:firstLine="0"/>
      </w:pPr>
      <w:ins w:id="945" w:author="Nonstop Gamerek" w:date="2025-04-23T12:42:00Z">
        <w:r>
          <w:rPr>
            <w:noProof/>
          </w:rPr>
          <w:lastRenderedPageBreak/>
          <mc:AlternateContent>
            <mc:Choice Requires="wps">
              <w:drawing>
                <wp:anchor distT="0" distB="0" distL="114300" distR="114300" simplePos="0" relativeHeight="251710464" behindDoc="0" locked="0" layoutInCell="1" allowOverlap="1" wp14:anchorId="6585CE55" wp14:editId="6C243761">
                  <wp:simplePos x="0" y="0"/>
                  <wp:positionH relativeFrom="margin">
                    <wp:align>center</wp:align>
                  </wp:positionH>
                  <wp:positionV relativeFrom="paragraph">
                    <wp:posOffset>1415441</wp:posOffset>
                  </wp:positionV>
                  <wp:extent cx="3822065" cy="635"/>
                  <wp:effectExtent l="0" t="0" r="6985" b="2540"/>
                  <wp:wrapTopAndBottom/>
                  <wp:docPr id="41" name="Szövegdoboz 4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822065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9959917" w14:textId="63D17273" w:rsidR="00A90DB9" w:rsidRPr="00136377" w:rsidRDefault="00A90DB9">
                              <w:pPr>
                                <w:pStyle w:val="Kpalrs"/>
                                <w:rPr>
                                  <w:noProof/>
                                </w:rPr>
                                <w:pPrChange w:id="946" w:author="Nonstop Gamerek" w:date="2025-04-23T12:42:00Z">
                                  <w:pPr/>
                                </w:pPrChange>
                              </w:pPr>
                              <w:ins w:id="947" w:author="Nonstop Gamerek" w:date="2025-04-23T12:42:00Z">
                                <w:r>
                                  <w:rPr>
                                    <w:noProof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</w:rPr>
                                  <w:instrText xml:space="preserve"> SEQ ábra \* ARABIC </w:instrText>
                                </w:r>
                              </w:ins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948" w:name="_Toc196304935"/>
                              <w:ins w:id="949" w:author="Nonstop Gamerek" w:date="2025-04-25T13:41:00Z">
                                <w:r w:rsidR="00113BD1">
                                  <w:rPr>
                                    <w:noProof/>
                                  </w:rPr>
                                  <w:t>12</w:t>
                                </w:r>
                              </w:ins>
                              <w:ins w:id="950" w:author="Nonstop Gamerek" w:date="2025-04-23T12:42:00Z"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t>. ábra</w:t>
                                </w:r>
                              </w:ins>
                              <w:ins w:id="951" w:author="Nonstop Gamerek" w:date="2025-04-23T12:43:00Z">
                                <w:r>
                                  <w:t>: „Update ()” metódus illusztráció</w:t>
                                </w:r>
                              </w:ins>
                              <w:bookmarkEnd w:id="94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6585CE55" id="Szövegdoboz 41" o:spid="_x0000_s1036" type="#_x0000_t202" style="position:absolute;left:0;text-align:left;margin-left:0;margin-top:111.45pt;width:300.95pt;height:.05pt;z-index:2517104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" stroked="f">
                  <v:textbox style="mso-fit-shape-to-text:t" inset="0,0,0,0">
                    <w:txbxContent>
                      <w:p w14:paraId="29959917" w14:textId="63D17273" w:rsidR="00A90DB9" w:rsidRPr="00136377" w:rsidRDefault="00A90DB9">
                        <w:pPr>
                          <w:pStyle w:val="Kpalrs"/>
                          <w:rPr>
                            <w:noProof/>
                          </w:rPr>
                          <w:pPrChange w:id="952" w:author="Nonstop Gamerek" w:date="2025-04-23T12:42:00Z">
                            <w:pPr/>
                          </w:pPrChange>
                        </w:pPr>
                        <w:ins w:id="953" w:author="Nonstop Gamerek" w:date="2025-04-23T12:42:00Z"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SEQ ábra \* ARABIC </w:instrText>
                          </w:r>
                        </w:ins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954" w:name="_Toc196304935"/>
                        <w:ins w:id="955" w:author="Nonstop Gamerek" w:date="2025-04-25T13:41:00Z">
                          <w:r w:rsidR="00113BD1">
                            <w:rPr>
                              <w:noProof/>
                            </w:rPr>
                            <w:t>12</w:t>
                          </w:r>
                        </w:ins>
                        <w:ins w:id="956" w:author="Nonstop Gamerek" w:date="2025-04-23T12:42:00Z"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t>. ábra</w:t>
                          </w:r>
                        </w:ins>
                        <w:ins w:id="957" w:author="Nonstop Gamerek" w:date="2025-04-23T12:43:00Z">
                          <w:r>
                            <w:t>: „Update ()” metódus illusztráció</w:t>
                          </w:r>
                        </w:ins>
                        <w:bookmarkEnd w:id="954"/>
                      </w:p>
                    </w:txbxContent>
                  </v:textbox>
                  <w10:wrap type="topAndBottom" anchorx="margin"/>
                </v:shape>
              </w:pict>
            </mc:Fallback>
          </mc:AlternateContent>
        </w:r>
      </w:ins>
      <w:r w:rsidRPr="002A4F45">
        <w:rPr>
          <w:noProof/>
        </w:rPr>
        <w:drawing>
          <wp:anchor distT="0" distB="0" distL="114300" distR="114300" simplePos="0" relativeHeight="251672576" behindDoc="0" locked="0" layoutInCell="1" allowOverlap="1" wp14:anchorId="6667969F" wp14:editId="78E063DB">
            <wp:simplePos x="0" y="0"/>
            <wp:positionH relativeFrom="margin">
              <wp:align>center</wp:align>
            </wp:positionH>
            <wp:positionV relativeFrom="paragraph">
              <wp:posOffset>117</wp:posOffset>
            </wp:positionV>
            <wp:extent cx="3822065" cy="1371600"/>
            <wp:effectExtent l="0" t="0" r="6985" b="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06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38FD">
        <w:t xml:space="preserve">A lövés kulcsmechanikáját a </w:t>
      </w:r>
      <w:r w:rsidR="00DD1DC6">
        <w:t>„</w:t>
      </w:r>
      <w:proofErr w:type="spellStart"/>
      <w:r w:rsidR="009038FD">
        <w:t>Shoot</w:t>
      </w:r>
      <w:proofErr w:type="spellEnd"/>
      <w:r w:rsidR="009038FD">
        <w:t xml:space="preserve"> ()</w:t>
      </w:r>
      <w:r w:rsidR="00DD1DC6">
        <w:t>”</w:t>
      </w:r>
      <w:r w:rsidR="009038FD">
        <w:t xml:space="preserve"> metódus adja. A </w:t>
      </w:r>
      <w:r w:rsidR="00DD1DC6">
        <w:t>„</w:t>
      </w:r>
      <w:proofErr w:type="spellStart"/>
      <w:r w:rsidR="009038FD">
        <w:t>Shoot</w:t>
      </w:r>
      <w:proofErr w:type="spellEnd"/>
      <w:r w:rsidR="009038FD">
        <w:t xml:space="preserve"> ()</w:t>
      </w:r>
      <w:r w:rsidR="00DD1DC6">
        <w:t>”</w:t>
      </w:r>
      <w:r w:rsidR="009038FD">
        <w:t xml:space="preserve"> metódus a játék lövésmechanikájának központi eleme, amely minden lövés során felel a találat érzékeléséért, a találati pontok kiszámításáért, az adatok rögzítéséért és a célpont sebzéséért.</w:t>
      </w:r>
    </w:p>
    <w:p w14:paraId="2F0B2295" w14:textId="73897F14" w:rsidR="009038FD" w:rsidRDefault="009038FD" w:rsidP="009038FD">
      <w:pPr>
        <w:ind w:firstLine="0"/>
      </w:pPr>
      <w:r>
        <w:t xml:space="preserve">A metódus működése egy </w:t>
      </w:r>
      <w:proofErr w:type="spellStart"/>
      <w:r>
        <w:t>raycast</w:t>
      </w:r>
      <w:proofErr w:type="spellEnd"/>
      <w:r>
        <w:t xml:space="preserve"> (sugárkövetés) használatával kezdődik, amely a játékos nézőpontjából </w:t>
      </w:r>
      <w:r w:rsidR="002A4F45">
        <w:t>(a hozzá rendelt kamerából)</w:t>
      </w:r>
      <w:r>
        <w:t xml:space="preserve"> előrefelé indul el, és meghatározott távolságon belül képes észlelni, hogy a játékos mire célzott. Amennyiben a sugár eltalál egy objektumot, a rendszer megpróbálja lekérni annak </w:t>
      </w:r>
      <w:r w:rsidR="00DD1DC6">
        <w:t>„</w:t>
      </w:r>
      <w:proofErr w:type="spellStart"/>
      <w:r>
        <w:t>Target</w:t>
      </w:r>
      <w:proofErr w:type="spellEnd"/>
      <w:r w:rsidR="00DD1DC6">
        <w:t>”</w:t>
      </w:r>
      <w:r>
        <w:t xml:space="preserve"> komponensét, amely azt jelzi, hogy az adott objektum sebezhető. Ha a célzott objektum közvetlenül nem rendelkezik ilyen komponenssel, a szülő objektum vizsgálatával próbálja megtalálni azt. Ez lehetővé teszi, hogy az összetettebb hierarchiában elhelyezkedő célpontokat is kezelje. </w:t>
      </w:r>
    </w:p>
    <w:p w14:paraId="69F873AE" w14:textId="10B71BB0" w:rsidR="002A4F45" w:rsidRDefault="009038FD" w:rsidP="009038FD">
      <w:pPr>
        <w:ind w:firstLine="0"/>
      </w:pPr>
      <w:r>
        <w:t xml:space="preserve">Miután az objektum eltalálásra kerül, a rendszer kiszámítja a találati pont helyzetét az objektum lokális koordinátarendszeréhez viszonyítva. Ez azt jelenti, hogy a találat az objektum középpontjához képest értelmezhető, így pontos információt ad arról, hogy hol érte a lövedék a célt. Az így kapott koordináták két tizedesjegyre kerekített </w:t>
      </w:r>
      <w:proofErr w:type="spellStart"/>
      <w:r>
        <w:t>double</w:t>
      </w:r>
      <w:proofErr w:type="spellEnd"/>
      <w:r>
        <w:t xml:space="preserve"> értékként kerülnek eltárolásra.</w:t>
      </w:r>
    </w:p>
    <w:p w14:paraId="5069C36F" w14:textId="6B8A5717" w:rsidR="009038FD" w:rsidRDefault="009038FD" w:rsidP="009038FD">
      <w:pPr>
        <w:ind w:firstLine="0"/>
      </w:pPr>
      <w:r>
        <w:t xml:space="preserve">A </w:t>
      </w:r>
      <w:r w:rsidR="00DD1DC6">
        <w:t>„</w:t>
      </w:r>
      <w:proofErr w:type="spellStart"/>
      <w:r>
        <w:t>Shoot</w:t>
      </w:r>
      <w:proofErr w:type="spellEnd"/>
      <w:r>
        <w:t xml:space="preserve"> ()</w:t>
      </w:r>
      <w:r w:rsidR="00DD1DC6">
        <w:t>”</w:t>
      </w:r>
      <w:r>
        <w:t xml:space="preserve"> metódus </w:t>
      </w:r>
      <w:r w:rsidR="002A4F45">
        <w:t>hozzáértően</w:t>
      </w:r>
      <w:r>
        <w:t xml:space="preserve"> kezeli</w:t>
      </w:r>
      <w:r w:rsidR="002A4F45">
        <w:t xml:space="preserve"> azt</w:t>
      </w:r>
      <w:r>
        <w:t xml:space="preserve">, hogy a játék éppen melyik szinten van. Ha az </w:t>
      </w:r>
      <w:r w:rsidR="002A4F45">
        <w:t>második</w:t>
      </w:r>
      <w:r>
        <w:t xml:space="preserve"> szinten történik a lövés, akkor az </w:t>
      </w:r>
      <w:ins w:id="958" w:author="Nonstop Gamerek" w:date="2025-04-23T12:11:00Z">
        <w:r w:rsidR="000C0D7F">
          <w:t>„</w:t>
        </w:r>
      </w:ins>
      <w:proofErr w:type="spellStart"/>
      <w:r>
        <w:t>Target</w:t>
      </w:r>
      <w:proofErr w:type="spellEnd"/>
      <w:ins w:id="959" w:author="Nonstop Gamerek" w:date="2025-04-23T12:11:00Z">
        <w:r w:rsidR="000C0D7F">
          <w:t>”</w:t>
        </w:r>
      </w:ins>
      <w:r>
        <w:t xml:space="preserve"> adatbázis példányba kerülnek mentésre az új találati pontok, de csak abban az esetben, ha az adott pozíció még nem szerepel a korábban eltalált pontok listájában. Ez segít elkerülni a duplikált adatokat. A </w:t>
      </w:r>
      <w:r w:rsidR="002A4F45">
        <w:t>harmadik</w:t>
      </w:r>
      <w:r>
        <w:t xml:space="preserve"> szinten, ahol a játék más típusú lövöldözési logikát alkalmaz, a </w:t>
      </w:r>
      <w:r w:rsidR="00DD1DC6">
        <w:t>„</w:t>
      </w:r>
      <w:proofErr w:type="spellStart"/>
      <w:r>
        <w:t>Shooting</w:t>
      </w:r>
      <w:proofErr w:type="spellEnd"/>
      <w:r w:rsidR="00DD1DC6">
        <w:t>”</w:t>
      </w:r>
      <w:r>
        <w:t xml:space="preserve"> adatbázis példány felel az adatok gyűjtéséért, és minden egyes találatot rögzít, akár többször is, valamint a </w:t>
      </w:r>
      <w:proofErr w:type="spellStart"/>
      <w:r>
        <w:t>Gun</w:t>
      </w:r>
      <w:proofErr w:type="spellEnd"/>
      <w:r>
        <w:t xml:space="preserve"> osztály saját </w:t>
      </w:r>
      <w:r w:rsidR="00DD1DC6">
        <w:t>„</w:t>
      </w:r>
      <w:proofErr w:type="spellStart"/>
      <w:r>
        <w:t>hitpoints</w:t>
      </w:r>
      <w:proofErr w:type="spellEnd"/>
      <w:r w:rsidR="00DD1DC6">
        <w:t xml:space="preserve">” </w:t>
      </w:r>
      <w:r w:rsidR="00B42C58">
        <w:t>(tehát</w:t>
      </w:r>
      <w:r w:rsidR="00DD1DC6">
        <w:t xml:space="preserve"> </w:t>
      </w:r>
      <w:r w:rsidR="00B42C58">
        <w:t>találati) listájába</w:t>
      </w:r>
      <w:r>
        <w:t xml:space="preserve"> is elmentésre kerülnek ezek az értékek.</w:t>
      </w:r>
    </w:p>
    <w:p w14:paraId="482E819D" w14:textId="0372070E" w:rsidR="002A4F45" w:rsidDel="0076551C" w:rsidRDefault="0076551C" w:rsidP="002A4F45">
      <w:pPr>
        <w:pStyle w:val="Kpalrs"/>
        <w:rPr>
          <w:del w:id="960" w:author="Nonstop Gamerek" w:date="2025-04-23T12:43:00Z"/>
        </w:rPr>
      </w:pPr>
      <w:ins w:id="961" w:author="Nonstop Gamerek" w:date="2025-04-23T12:43:00Z">
        <w:r>
          <w:rPr>
            <w:i w:val="0"/>
            <w:iCs w:val="0"/>
            <w:noProof/>
          </w:rPr>
          <w:lastRenderedPageBreak/>
          <mc:AlternateContent>
            <mc:Choice Requires="wps">
              <w:drawing>
                <wp:anchor distT="0" distB="0" distL="114300" distR="114300" simplePos="0" relativeHeight="251712512" behindDoc="0" locked="0" layoutInCell="1" allowOverlap="1" wp14:anchorId="4885564A" wp14:editId="44BD6DFD">
                  <wp:simplePos x="0" y="0"/>
                  <wp:positionH relativeFrom="column">
                    <wp:posOffset>643255</wp:posOffset>
                  </wp:positionH>
                  <wp:positionV relativeFrom="paragraph">
                    <wp:posOffset>5099050</wp:posOffset>
                  </wp:positionV>
                  <wp:extent cx="3747135" cy="635"/>
                  <wp:effectExtent l="0" t="0" r="0" b="0"/>
                  <wp:wrapTopAndBottom/>
                  <wp:docPr id="43" name="Szövegdoboz 4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747135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2647891" w14:textId="5760FCF8" w:rsidR="00A90DB9" w:rsidRPr="00717664" w:rsidRDefault="00A90DB9">
                              <w:pPr>
                                <w:pStyle w:val="Kpalrs"/>
                                <w:pPrChange w:id="962" w:author="Nonstop Gamerek" w:date="2025-04-23T12:43:00Z">
                                  <w:pPr/>
                                </w:pPrChange>
                              </w:pPr>
                              <w:ins w:id="963" w:author="Nonstop Gamerek" w:date="2025-04-23T12:43:00Z">
                                <w:r>
                                  <w:fldChar w:fldCharType="begin"/>
                                </w:r>
                                <w:r>
                                  <w:instrText xml:space="preserve"> SEQ ábra \* ARABIC </w:instrText>
                                </w:r>
                                <w:r>
                                  <w:fldChar w:fldCharType="separate"/>
                                </w:r>
                              </w:ins>
                              <w:bookmarkStart w:id="964" w:name="_Toc196304936"/>
                              <w:ins w:id="965" w:author="Nonstop Gamerek" w:date="2025-04-25T13:41:00Z">
                                <w:r w:rsidR="00113BD1">
                                  <w:rPr>
                                    <w:noProof/>
                                  </w:rPr>
                                  <w:t>13</w:t>
                                </w:r>
                              </w:ins>
                              <w:ins w:id="966" w:author="Nonstop Gamerek" w:date="2025-04-23T12:43:00Z">
                                <w:r>
                                  <w:fldChar w:fldCharType="end"/>
                                </w:r>
                                <w:r>
                                  <w:t>. ábra: „</w:t>
                                </w:r>
                                <w:proofErr w:type="spellStart"/>
                                <w:r>
                                  <w:t>Shoot</w:t>
                                </w:r>
                                <w:proofErr w:type="spellEnd"/>
                                <w:r>
                                  <w:t xml:space="preserve"> ()” metódus illusztráció</w:t>
                                </w:r>
                              </w:ins>
                              <w:bookmarkEnd w:id="96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4885564A" id="Szövegdoboz 43" o:spid="_x0000_s1037" type="#_x0000_t202" style="position:absolute;left:0;text-align:left;margin-left:50.65pt;margin-top:401.5pt;width:295.05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" stroked="f">
                  <v:textbox style="mso-fit-shape-to-text:t" inset="0,0,0,0">
                    <w:txbxContent>
                      <w:p w14:paraId="22647891" w14:textId="5760FCF8" w:rsidR="00A90DB9" w:rsidRPr="00717664" w:rsidRDefault="00A90DB9">
                        <w:pPr>
                          <w:pStyle w:val="Kpalrs"/>
                          <w:pPrChange w:id="967" w:author="Nonstop Gamerek" w:date="2025-04-23T12:43:00Z">
                            <w:pPr/>
                          </w:pPrChange>
                        </w:pPr>
                        <w:ins w:id="968" w:author="Nonstop Gamerek" w:date="2025-04-23T12:43:00Z">
                          <w:r>
                            <w:fldChar w:fldCharType="begin"/>
                          </w:r>
                          <w:r>
                            <w:instrText xml:space="preserve"> SEQ ábra \* ARABIC </w:instrText>
                          </w:r>
                          <w:r>
                            <w:fldChar w:fldCharType="separate"/>
                          </w:r>
                        </w:ins>
                        <w:bookmarkStart w:id="969" w:name="_Toc196304936"/>
                        <w:ins w:id="970" w:author="Nonstop Gamerek" w:date="2025-04-25T13:41:00Z">
                          <w:r w:rsidR="00113BD1">
                            <w:rPr>
                              <w:noProof/>
                            </w:rPr>
                            <w:t>13</w:t>
                          </w:r>
                        </w:ins>
                        <w:ins w:id="971" w:author="Nonstop Gamerek" w:date="2025-04-23T12:43:00Z">
                          <w:r>
                            <w:fldChar w:fldCharType="end"/>
                          </w:r>
                          <w:r>
                            <w:t>. ábra: „</w:t>
                          </w:r>
                          <w:proofErr w:type="spellStart"/>
                          <w:r>
                            <w:t>Shoot</w:t>
                          </w:r>
                          <w:proofErr w:type="spellEnd"/>
                          <w:r>
                            <w:t xml:space="preserve"> ()” metódus illusztráció</w:t>
                          </w:r>
                        </w:ins>
                        <w:bookmarkEnd w:id="969"/>
                      </w:p>
                    </w:txbxContent>
                  </v:textbox>
                  <w10:wrap type="topAndBottom"/>
                </v:shape>
              </w:pict>
            </mc:Fallback>
          </mc:AlternateContent>
        </w:r>
      </w:ins>
      <w:r w:rsidRPr="002A4F45">
        <w:rPr>
          <w:i w:val="0"/>
          <w:iCs w:val="0"/>
          <w:noProof/>
        </w:rPr>
        <w:drawing>
          <wp:anchor distT="0" distB="0" distL="114300" distR="114300" simplePos="0" relativeHeight="251673600" behindDoc="0" locked="0" layoutInCell="1" allowOverlap="1" wp14:anchorId="3CFAE6BE" wp14:editId="4D49ECA6">
            <wp:simplePos x="0" y="0"/>
            <wp:positionH relativeFrom="page">
              <wp:align>center</wp:align>
            </wp:positionH>
            <wp:positionV relativeFrom="paragraph">
              <wp:posOffset>965874</wp:posOffset>
            </wp:positionV>
            <wp:extent cx="3747135" cy="4076065"/>
            <wp:effectExtent l="0" t="0" r="5715" b="635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135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del w:id="972" w:author="Nonstop Gamerek" w:date="2025-04-23T12:43:00Z">
        <w:r w:rsidR="006D1130" w:rsidDel="0076551C">
          <w:delText>13</w:delText>
        </w:r>
        <w:r w:rsidR="002A4F45" w:rsidDel="0076551C">
          <w:delText xml:space="preserve">. Ábra: </w:delText>
        </w:r>
        <w:r w:rsidR="00DD1DC6" w:rsidDel="0076551C">
          <w:delText>„</w:delText>
        </w:r>
        <w:r w:rsidR="002A4F45" w:rsidDel="0076551C">
          <w:delText>Shoot ()</w:delText>
        </w:r>
        <w:r w:rsidR="00DD1DC6" w:rsidDel="0076551C">
          <w:delText>”</w:delText>
        </w:r>
        <w:r w:rsidR="002A4F45" w:rsidDel="0076551C">
          <w:delText xml:space="preserve"> metódus illusztráció</w:delText>
        </w:r>
      </w:del>
    </w:p>
    <w:p w14:paraId="3D0E9BF4" w14:textId="5A613987" w:rsidR="009038FD" w:rsidRDefault="009038FD" w:rsidP="009038FD">
      <w:pPr>
        <w:ind w:firstLine="0"/>
      </w:pPr>
      <w:r>
        <w:t xml:space="preserve">Amennyiben az eltalált objektum rendelkezik </w:t>
      </w:r>
      <w:r w:rsidR="00DD1DC6">
        <w:t>„</w:t>
      </w:r>
      <w:proofErr w:type="spellStart"/>
      <w:r>
        <w:t>Target</w:t>
      </w:r>
      <w:proofErr w:type="spellEnd"/>
      <w:r w:rsidR="00DD1DC6">
        <w:t>”</w:t>
      </w:r>
      <w:r>
        <w:t xml:space="preserve"> komponenssel, a metódus meghívja annak </w:t>
      </w:r>
      <w:r w:rsidR="00DD1DC6">
        <w:t>„</w:t>
      </w:r>
      <w:proofErr w:type="spellStart"/>
      <w:r>
        <w:t>TakeDamage</w:t>
      </w:r>
      <w:proofErr w:type="spellEnd"/>
      <w:r>
        <w:t xml:space="preserve"> ()</w:t>
      </w:r>
      <w:r w:rsidR="00DD1DC6">
        <w:t>”</w:t>
      </w:r>
      <w:r>
        <w:t xml:space="preserve"> függvényét, amely a célpont életpontját csökkenti a </w:t>
      </w:r>
      <w:r w:rsidR="00DD1DC6">
        <w:t>„</w:t>
      </w:r>
      <w:proofErr w:type="spellStart"/>
      <w:r>
        <w:t>Gun</w:t>
      </w:r>
      <w:proofErr w:type="spellEnd"/>
      <w:r w:rsidR="00DD1DC6">
        <w:t>”</w:t>
      </w:r>
      <w:r>
        <w:t xml:space="preserve"> által definiált </w:t>
      </w:r>
      <w:r w:rsidR="00DD1DC6">
        <w:t>„</w:t>
      </w:r>
      <w:proofErr w:type="spellStart"/>
      <w:r>
        <w:t>damage</w:t>
      </w:r>
      <w:proofErr w:type="spellEnd"/>
      <w:r w:rsidR="00DD1DC6">
        <w:t>”</w:t>
      </w:r>
      <w:r>
        <w:t xml:space="preserve"> értéknek megfelelően. Ez biztosítja, hogy a lövés nemcsak vizuálisan jelenik meg, hanem hatással is van a játék világára.</w:t>
      </w:r>
    </w:p>
    <w:p w14:paraId="22FE665C" w14:textId="77777777" w:rsidR="002A4F45" w:rsidRDefault="009038FD" w:rsidP="009038FD">
      <w:pPr>
        <w:ind w:firstLine="0"/>
      </w:pPr>
      <w:r>
        <w:t>Összességében a lövés teljes folyamatát átfogja:</w:t>
      </w:r>
    </w:p>
    <w:p w14:paraId="4B321223" w14:textId="70B8DD66" w:rsidR="002A4F45" w:rsidRDefault="002A4F45" w:rsidP="002A4F45">
      <w:pPr>
        <w:pStyle w:val="Listaszerbekezds"/>
        <w:numPr>
          <w:ilvl w:val="0"/>
          <w:numId w:val="43"/>
        </w:numPr>
      </w:pPr>
      <w:r>
        <w:t>É</w:t>
      </w:r>
      <w:r w:rsidR="009038FD">
        <w:t>rzékeli a célzást és a találatot</w:t>
      </w:r>
    </w:p>
    <w:p w14:paraId="14579009" w14:textId="2CCCD278" w:rsidR="002A4F45" w:rsidRDefault="002A4F45" w:rsidP="002A4F45">
      <w:pPr>
        <w:pStyle w:val="Listaszerbekezds"/>
        <w:numPr>
          <w:ilvl w:val="0"/>
          <w:numId w:val="43"/>
        </w:numPr>
      </w:pPr>
      <w:r>
        <w:t>K</w:t>
      </w:r>
      <w:r w:rsidR="009038FD">
        <w:t>ezeli az adatgyűjtést</w:t>
      </w:r>
    </w:p>
    <w:p w14:paraId="38531D6D" w14:textId="51C737D5" w:rsidR="009325CF" w:rsidRDefault="002A4F45" w:rsidP="009325CF">
      <w:pPr>
        <w:pStyle w:val="Listaszerbekezds"/>
        <w:numPr>
          <w:ilvl w:val="0"/>
          <w:numId w:val="43"/>
        </w:numPr>
      </w:pPr>
      <w:r>
        <w:t>A</w:t>
      </w:r>
      <w:r w:rsidR="009038FD">
        <w:t>lkalmazza a sebzést</w:t>
      </w:r>
    </w:p>
    <w:p w14:paraId="62B5B6C6" w14:textId="2EC40A2D" w:rsidR="00E970B4" w:rsidRDefault="00E970B4" w:rsidP="00E970B4">
      <w:pPr>
        <w:ind w:firstLine="0"/>
      </w:pPr>
      <w:r>
        <w:t xml:space="preserve">A célpontok egy egyszerű </w:t>
      </w:r>
      <w:r w:rsidR="00DD1DC6">
        <w:t>„</w:t>
      </w:r>
      <w:proofErr w:type="spellStart"/>
      <w:r>
        <w:t>Target</w:t>
      </w:r>
      <w:proofErr w:type="spellEnd"/>
      <w:r w:rsidR="00DD1DC6">
        <w:t>”</w:t>
      </w:r>
      <w:r>
        <w:t xml:space="preserve"> nevű </w:t>
      </w:r>
      <w:del w:id="973" w:author="Nonstop Gamerek" w:date="2025-04-25T11:57:00Z">
        <w:r w:rsidDel="00B02650">
          <w:delText>script-el</w:delText>
        </w:r>
      </w:del>
      <w:proofErr w:type="spellStart"/>
      <w:ins w:id="974" w:author="Nonstop Gamerek" w:date="2025-04-25T11:57:00Z">
        <w:r w:rsidR="00B02650">
          <w:t>szkriptel</w:t>
        </w:r>
      </w:ins>
      <w:proofErr w:type="spellEnd"/>
      <w:r>
        <w:t xml:space="preserve"> vannak inicializálva, amiben 3 függvény van definiálva:</w:t>
      </w:r>
    </w:p>
    <w:p w14:paraId="49C6D0FE" w14:textId="0EC15474" w:rsidR="00E970B4" w:rsidRDefault="00DD1DC6" w:rsidP="00E970B4">
      <w:pPr>
        <w:pStyle w:val="Listaszerbekezds"/>
        <w:numPr>
          <w:ilvl w:val="0"/>
          <w:numId w:val="44"/>
        </w:numPr>
      </w:pPr>
      <w:r>
        <w:t>„</w:t>
      </w:r>
      <w:proofErr w:type="spellStart"/>
      <w:r w:rsidR="00E970B4">
        <w:t>TakeDamage</w:t>
      </w:r>
      <w:proofErr w:type="spellEnd"/>
      <w:r w:rsidR="00E970B4">
        <w:t xml:space="preserve"> ()</w:t>
      </w:r>
      <w:r>
        <w:t>”</w:t>
      </w:r>
      <w:r w:rsidR="00E970B4">
        <w:t>, ami a sebzés fogadására szolgál</w:t>
      </w:r>
    </w:p>
    <w:p w14:paraId="0D0B9D4F" w14:textId="42074ECF" w:rsidR="00E970B4" w:rsidRDefault="00B42C58" w:rsidP="00E970B4">
      <w:pPr>
        <w:pStyle w:val="Listaszerbekezds"/>
        <w:numPr>
          <w:ilvl w:val="0"/>
          <w:numId w:val="44"/>
        </w:numPr>
      </w:pPr>
      <w:r>
        <w:t>„</w:t>
      </w:r>
      <w:proofErr w:type="spellStart"/>
      <w:r w:rsidR="00E970B4">
        <w:t>Die</w:t>
      </w:r>
      <w:proofErr w:type="spellEnd"/>
      <w:r w:rsidR="00E970B4">
        <w:t xml:space="preserve"> ()</w:t>
      </w:r>
      <w:r>
        <w:t>”</w:t>
      </w:r>
      <w:r w:rsidR="00E970B4">
        <w:t xml:space="preserve">, ami a </w:t>
      </w:r>
      <w:del w:id="975" w:author="Nonstop Gamerek" w:date="2025-04-23T12:11:00Z">
        <w:r w:rsidR="00E970B4" w:rsidDel="000C0D7F">
          <w:delText xml:space="preserve">target </w:delText>
        </w:r>
      </w:del>
      <w:ins w:id="976" w:author="Nonstop Gamerek" w:date="2025-04-23T12:11:00Z">
        <w:r w:rsidR="000C0D7F">
          <w:t xml:space="preserve">célpont </w:t>
        </w:r>
      </w:ins>
      <w:r w:rsidR="00E970B4">
        <w:t>objektum találat utáni törlésére szolgál</w:t>
      </w:r>
    </w:p>
    <w:p w14:paraId="28B12B27" w14:textId="364EDF33" w:rsidR="00E970B4" w:rsidRDefault="00B42C58" w:rsidP="00E970B4">
      <w:pPr>
        <w:pStyle w:val="Listaszerbekezds"/>
        <w:numPr>
          <w:ilvl w:val="0"/>
          <w:numId w:val="44"/>
        </w:numPr>
      </w:pPr>
      <w:r>
        <w:t>„</w:t>
      </w:r>
      <w:proofErr w:type="spellStart"/>
      <w:r w:rsidR="00E970B4">
        <w:t>HittedObject</w:t>
      </w:r>
      <w:proofErr w:type="spellEnd"/>
      <w:r w:rsidR="00E970B4">
        <w:t xml:space="preserve"> ()</w:t>
      </w:r>
      <w:r>
        <w:t>”</w:t>
      </w:r>
      <w:r w:rsidR="00E970B4">
        <w:t xml:space="preserve"> ami a találatot szimbolizáló </w:t>
      </w:r>
      <w:r w:rsidR="009C4BAE">
        <w:t>„</w:t>
      </w:r>
      <w:proofErr w:type="spellStart"/>
      <w:r w:rsidR="00E970B4">
        <w:t>bool</w:t>
      </w:r>
      <w:proofErr w:type="spellEnd"/>
      <w:r w:rsidR="009C4BAE">
        <w:t>” (logikai)</w:t>
      </w:r>
      <w:r w:rsidR="00E970B4">
        <w:t xml:space="preserve"> változó visszaadására szolgál, úgynevezett „</w:t>
      </w:r>
      <w:proofErr w:type="spellStart"/>
      <w:r w:rsidR="00E970B4">
        <w:t>Getter</w:t>
      </w:r>
      <w:proofErr w:type="spellEnd"/>
      <w:r w:rsidR="00E970B4">
        <w:t>”</w:t>
      </w:r>
      <w:r w:rsidR="009C4BAE">
        <w:t xml:space="preserve"> (lekérő)</w:t>
      </w:r>
      <w:r w:rsidR="00E970B4">
        <w:t xml:space="preserve"> függvény</w:t>
      </w:r>
    </w:p>
    <w:p w14:paraId="4F6C4DED" w14:textId="77777777" w:rsidR="00CD728D" w:rsidRDefault="00CD728D" w:rsidP="00CD728D"/>
    <w:p w14:paraId="2141C7C6" w14:textId="13843EEC" w:rsidR="00E970B4" w:rsidRDefault="00E970B4" w:rsidP="00E970B4">
      <w:pPr>
        <w:ind w:firstLine="0"/>
      </w:pPr>
      <w:r>
        <w:lastRenderedPageBreak/>
        <w:t xml:space="preserve">A </w:t>
      </w:r>
      <w:del w:id="977" w:author="Nonstop Gamerek" w:date="2025-04-23T12:11:00Z">
        <w:r w:rsidDel="000C0D7F">
          <w:delText xml:space="preserve">target </w:delText>
        </w:r>
      </w:del>
      <w:ins w:id="978" w:author="Nonstop Gamerek" w:date="2025-04-23T12:11:00Z">
        <w:r w:rsidR="000C0D7F">
          <w:t xml:space="preserve">célpont </w:t>
        </w:r>
      </w:ins>
      <w:r>
        <w:t xml:space="preserve">objektumok generálásáért 2 </w:t>
      </w:r>
      <w:del w:id="979" w:author="Nonstop Gamerek" w:date="2025-04-25T11:58:00Z">
        <w:r w:rsidDel="00B02650">
          <w:delText xml:space="preserve">script </w:delText>
        </w:r>
      </w:del>
      <w:ins w:id="980" w:author="Nonstop Gamerek" w:date="2025-04-25T11:58:00Z">
        <w:r w:rsidR="00B02650">
          <w:t xml:space="preserve">kód </w:t>
        </w:r>
      </w:ins>
      <w:r>
        <w:t xml:space="preserve">felelős, a második szint esetében az </w:t>
      </w:r>
      <w:proofErr w:type="spellStart"/>
      <w:r w:rsidR="00290D51">
        <w:t>ObjectSpawner</w:t>
      </w:r>
      <w:proofErr w:type="spellEnd"/>
      <w:r w:rsidR="00290D51">
        <w:t xml:space="preserve"> a</w:t>
      </w:r>
      <w:r>
        <w:t xml:space="preserve"> harmadik szint esetében pedig az ObjectSpawner_1place. Az alapvető különbség ahogy fentebb is említettem, hogy a 2. szinten különböző helyekre jellennek meg a megadott számú célpontok míg a 3. szint esetében ez egy helyre való lehelyezéssel történik meg. Az osztály</w:t>
      </w:r>
      <w:r w:rsidR="004B1FFD">
        <w:t>ok</w:t>
      </w:r>
      <w:r>
        <w:t xml:space="preserve"> fő célja, hogy a játék során meghatározott számú célpontot generálj</w:t>
      </w:r>
      <w:r w:rsidR="004B1FFD">
        <w:t>anak</w:t>
      </w:r>
      <w:r>
        <w:t xml:space="preserve"> egy meghatározott területen, és figyelemmel kísérj</w:t>
      </w:r>
      <w:r w:rsidR="004B1FFD">
        <w:t>ék</w:t>
      </w:r>
      <w:r>
        <w:t xml:space="preserve"> azok elpusztítását. Emellett felelős</w:t>
      </w:r>
      <w:r w:rsidR="004B1FFD">
        <w:t>ek</w:t>
      </w:r>
      <w:r>
        <w:t xml:space="preserve"> a találatok időzítéséért, az eredmények naplózásáért, valamint a játék végének kezeléséért is.</w:t>
      </w:r>
    </w:p>
    <w:p w14:paraId="1F72B7D7" w14:textId="4760EBB2" w:rsidR="004B1FFD" w:rsidRDefault="004B1FFD" w:rsidP="004B1FFD">
      <w:pPr>
        <w:ind w:firstLine="0"/>
      </w:pPr>
      <w:r>
        <w:t xml:space="preserve">A második szint esetében az </w:t>
      </w:r>
      <w:proofErr w:type="spellStart"/>
      <w:r>
        <w:t>ObjectSpawner</w:t>
      </w:r>
      <w:proofErr w:type="spellEnd"/>
      <w:r>
        <w:t xml:space="preserve"> inicializálja a szükséges listákat és beállításokat. Első lépésként meghatározza, hogy hány célpontot kell generálni, majd a kijelölt területen belül megpróbál olyan helyeket találni, amelyek biztosítják, hogy a célpontok ne kerüljenek egymás mellé. Ennek ellenőrzésére egy algoritmust alkalmaz, amely figyelembe veszi a már meglévő célpontok pozícióját, és csak akkor helyez el egy újat, ha a generálás pozícióját nem találja túl közelinek a másikhoz. Ezáltal a játékosnak mindig egy átlátható és egyenletesen eloszló célmezőt biztosít.</w:t>
      </w:r>
    </w:p>
    <w:p w14:paraId="13C4CE4D" w14:textId="6C8B53FF" w:rsidR="004B1FFD" w:rsidRDefault="000A2731" w:rsidP="004B1FFD">
      <w:pPr>
        <w:ind w:firstLine="0"/>
      </w:pPr>
      <w:ins w:id="981" w:author="Nonstop Gamerek" w:date="2025-04-23T12:44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14560" behindDoc="0" locked="0" layoutInCell="1" allowOverlap="1" wp14:anchorId="38223C6C" wp14:editId="0D9985DC">
                  <wp:simplePos x="0" y="0"/>
                  <wp:positionH relativeFrom="column">
                    <wp:posOffset>380365</wp:posOffset>
                  </wp:positionH>
                  <wp:positionV relativeFrom="paragraph">
                    <wp:posOffset>3783965</wp:posOffset>
                  </wp:positionV>
                  <wp:extent cx="4955540" cy="635"/>
                  <wp:effectExtent l="0" t="0" r="0" b="0"/>
                  <wp:wrapTopAndBottom/>
                  <wp:docPr id="44" name="Szövegdoboz 4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4955540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0BD0BA" w14:textId="5A96ED5E" w:rsidR="00A90DB9" w:rsidRPr="00D83F4D" w:rsidRDefault="00A90DB9">
                              <w:pPr>
                                <w:pStyle w:val="Kpalrs"/>
                                <w:rPr>
                                  <w:noProof/>
                                </w:rPr>
                                <w:pPrChange w:id="982" w:author="Nonstop Gamerek" w:date="2025-04-23T12:44:00Z">
                                  <w:pPr/>
                                </w:pPrChange>
                              </w:pPr>
                              <w:ins w:id="983" w:author="Nonstop Gamerek" w:date="2025-04-23T12:44:00Z">
                                <w:r>
                                  <w:rPr>
                                    <w:noProof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</w:rPr>
                                  <w:instrText xml:space="preserve"> SEQ ábra \* ARABIC </w:instrText>
                                </w:r>
                              </w:ins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984" w:name="_Toc196304937"/>
                              <w:ins w:id="985" w:author="Nonstop Gamerek" w:date="2025-04-25T13:41:00Z">
                                <w:r w:rsidR="00113BD1">
                                  <w:rPr>
                                    <w:noProof/>
                                  </w:rPr>
                                  <w:t>14</w:t>
                                </w:r>
                              </w:ins>
                              <w:ins w:id="986" w:author="Nonstop Gamerek" w:date="2025-04-23T12:44:00Z"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t xml:space="preserve">. ábra: </w:t>
                                </w:r>
                                <w:proofErr w:type="spellStart"/>
                                <w:r>
                                  <w:t>ObjectSpawner</w:t>
                                </w:r>
                                <w:proofErr w:type="spellEnd"/>
                                <w:r>
                                  <w:t xml:space="preserve"> célpont generálás implementálási részlet</w:t>
                                </w:r>
                              </w:ins>
                              <w:bookmarkEnd w:id="98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38223C6C" id="Szövegdoboz 44" o:spid="_x0000_s1038" type="#_x0000_t202" style="position:absolute;left:0;text-align:left;margin-left:29.95pt;margin-top:297.95pt;width:390.2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" stroked="f">
                  <v:textbox style="mso-fit-shape-to-text:t" inset="0,0,0,0">
                    <w:txbxContent>
                      <w:p w14:paraId="1C0BD0BA" w14:textId="5A96ED5E" w:rsidR="00A90DB9" w:rsidRPr="00D83F4D" w:rsidRDefault="00A90DB9">
                        <w:pPr>
                          <w:pStyle w:val="Kpalrs"/>
                          <w:rPr>
                            <w:noProof/>
                          </w:rPr>
                          <w:pPrChange w:id="987" w:author="Nonstop Gamerek" w:date="2025-04-23T12:44:00Z">
                            <w:pPr/>
                          </w:pPrChange>
                        </w:pPr>
                        <w:ins w:id="988" w:author="Nonstop Gamerek" w:date="2025-04-23T12:44:00Z"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SEQ ábra \* ARABIC </w:instrText>
                          </w:r>
                        </w:ins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989" w:name="_Toc196304937"/>
                        <w:ins w:id="990" w:author="Nonstop Gamerek" w:date="2025-04-25T13:41:00Z">
                          <w:r w:rsidR="00113BD1">
                            <w:rPr>
                              <w:noProof/>
                            </w:rPr>
                            <w:t>14</w:t>
                          </w:r>
                        </w:ins>
                        <w:ins w:id="991" w:author="Nonstop Gamerek" w:date="2025-04-23T12:44:00Z"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t xml:space="preserve">. ábra: </w:t>
                          </w:r>
                          <w:proofErr w:type="spellStart"/>
                          <w:r>
                            <w:t>ObjectSpawner</w:t>
                          </w:r>
                          <w:proofErr w:type="spellEnd"/>
                          <w:r>
                            <w:t xml:space="preserve"> célpont generálás implementálási részlet</w:t>
                          </w:r>
                        </w:ins>
                        <w:bookmarkEnd w:id="989"/>
                      </w:p>
                    </w:txbxContent>
                  </v:textbox>
                  <w10:wrap type="topAndBottom"/>
                </v:shape>
              </w:pict>
            </mc:Fallback>
          </mc:AlternateContent>
        </w:r>
      </w:ins>
      <w:r w:rsidR="003D52B4" w:rsidRPr="003D52B4">
        <w:rPr>
          <w:noProof/>
        </w:rPr>
        <w:drawing>
          <wp:anchor distT="0" distB="0" distL="114300" distR="114300" simplePos="0" relativeHeight="251674624" behindDoc="0" locked="0" layoutInCell="1" allowOverlap="1" wp14:anchorId="2230B5AE" wp14:editId="3A114B0A">
            <wp:simplePos x="0" y="0"/>
            <wp:positionH relativeFrom="column">
              <wp:posOffset>380546</wp:posOffset>
            </wp:positionH>
            <wp:positionV relativeFrom="paragraph">
              <wp:posOffset>1820726</wp:posOffset>
            </wp:positionV>
            <wp:extent cx="4955721" cy="1906405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721" cy="190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1FFD">
        <w:t>A játék során az osztály folyamatosan figyelemmel kíséri, hogy mely célpontok kerültek eltalálásra. Amint egy célpont megsemmisül, a rendszer azonnal rögzíti az eseményt, eltávolítja az aktív célpontok listájából, és eltárolja a találat időpontját. Ez az időmérés kulcsfontosságú, hiszen a játék során pontos statisztikák készülnek arról, hogy a játékos milyen gyorsan és pontosan reagál. Az adatok tárolása nem csupán a játékmenet során történik, hanem a rendszer azokat egy adatbázisba is elmenti, amely később visszakereshető és elemezhető.</w:t>
      </w:r>
    </w:p>
    <w:p w14:paraId="74F61FBF" w14:textId="0D0F7545" w:rsidR="003D52B4" w:rsidDel="00562F32" w:rsidRDefault="006D1130" w:rsidP="003D52B4">
      <w:pPr>
        <w:pStyle w:val="Kpalrs"/>
        <w:rPr>
          <w:del w:id="992" w:author="Nonstop Gamerek" w:date="2025-04-23T12:44:00Z"/>
        </w:rPr>
      </w:pPr>
      <w:del w:id="993" w:author="Nonstop Gamerek" w:date="2025-04-23T12:44:00Z">
        <w:r w:rsidDel="00562F32">
          <w:delText>14</w:delText>
        </w:r>
        <w:r w:rsidR="003D52B4" w:rsidDel="00562F32">
          <w:delText>. ábra: ObjectSpawner célpont generálás implementálási részlet</w:delText>
        </w:r>
      </w:del>
    </w:p>
    <w:p w14:paraId="0EA47F51" w14:textId="72164B9A" w:rsidR="004B1FFD" w:rsidRDefault="004B1FFD" w:rsidP="004B1FFD">
      <w:pPr>
        <w:ind w:firstLine="0"/>
      </w:pPr>
      <w:r>
        <w:t xml:space="preserve">Amikor a játékos az összes célpontot eltalálja, a játék véget ért. Ekkor megjeleníti a megfelelő értesítést, amely jelzi, hogy a szint teljesítve lett. Az értesítés egy </w:t>
      </w:r>
      <w:r>
        <w:lastRenderedPageBreak/>
        <w:t>meghatározott idő után automatikusan eltűnik, hogy a felhasználói élmény zökkenőmentes maradjon.</w:t>
      </w:r>
    </w:p>
    <w:p w14:paraId="0A26C837" w14:textId="14081DF5" w:rsidR="003D52B4" w:rsidRDefault="003D52B4" w:rsidP="003D52B4">
      <w:pPr>
        <w:ind w:firstLine="0"/>
      </w:pPr>
      <w:r>
        <w:t xml:space="preserve">A harmadik szint egy speciális változata az alap </w:t>
      </w:r>
      <w:ins w:id="994" w:author="Nonstop Gamerek" w:date="2025-04-23T12:45:00Z">
        <w:r w:rsidR="00562F32">
          <w:t>„</w:t>
        </w:r>
      </w:ins>
      <w:proofErr w:type="spellStart"/>
      <w:r>
        <w:t>ObjectSpawner</w:t>
      </w:r>
      <w:proofErr w:type="spellEnd"/>
      <w:ins w:id="995" w:author="Nonstop Gamerek" w:date="2025-04-23T12:45:00Z">
        <w:r w:rsidR="00562F32">
          <w:t>”</w:t>
        </w:r>
      </w:ins>
      <w:r>
        <w:t xml:space="preserve"> osztálynak, amely a célpontokat nem véletlenszerű helyekre, hanem egy meghatározott pontban hozza létre. Ez a játékmód egy adott helyre koncentrálja a célpontokat, mint például egy lőtéren vagy egy célorientált gyakorlópályán, ahol a játékosnak ugyanarra a pontra kell fókuszálnia. Így ez a reakció idő mérésére tökéletesen alkalmas.</w:t>
      </w:r>
    </w:p>
    <w:p w14:paraId="62A5EC20" w14:textId="30033164" w:rsidR="003D52B4" w:rsidRDefault="003D52B4" w:rsidP="003D52B4">
      <w:pPr>
        <w:ind w:firstLine="0"/>
      </w:pPr>
      <w:r>
        <w:t xml:space="preserve">A működési elve </w:t>
      </w:r>
      <w:r w:rsidR="009D4047">
        <w:t xml:space="preserve">a következő, </w:t>
      </w:r>
      <w:r>
        <w:t>inicializáláskor beállít egy adott koordinátát, amelyet az összes generált célpont használni fog. Mivel a célpontok egy helyen jelennek meg, az osztály nem használ térbeli ütközésvizsgálatot vagy egyéb elhelyezési logikát. Ennek eredményeként az osztály gyorsabb és kevesebb számítási erőforrást igényel, miközben biztosítja, hogy a célpontok mindig pontosan ugyanott jelenjenek meg.</w:t>
      </w:r>
    </w:p>
    <w:p w14:paraId="1B9289D6" w14:textId="469708B9" w:rsidR="003D52B4" w:rsidDel="00562F32" w:rsidRDefault="00562F32" w:rsidP="003D52B4">
      <w:pPr>
        <w:ind w:firstLine="0"/>
        <w:rPr>
          <w:del w:id="996" w:author="Nonstop Gamerek" w:date="2025-04-23T12:44:00Z"/>
        </w:rPr>
      </w:pPr>
      <w:ins w:id="997" w:author="Nonstop Gamerek" w:date="2025-04-23T12:44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16608" behindDoc="0" locked="0" layoutInCell="1" allowOverlap="1" wp14:anchorId="72654975" wp14:editId="0BFED1FE">
                  <wp:simplePos x="0" y="0"/>
                  <wp:positionH relativeFrom="column">
                    <wp:posOffset>469900</wp:posOffset>
                  </wp:positionH>
                  <wp:positionV relativeFrom="paragraph">
                    <wp:posOffset>2688590</wp:posOffset>
                  </wp:positionV>
                  <wp:extent cx="4791710" cy="635"/>
                  <wp:effectExtent l="0" t="0" r="0" b="0"/>
                  <wp:wrapTopAndBottom/>
                  <wp:docPr id="46" name="Szövegdoboz 4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4791710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654C283" w14:textId="7CC8890E" w:rsidR="00A90DB9" w:rsidRPr="002933FE" w:rsidRDefault="00A90DB9">
                              <w:pPr>
                                <w:pStyle w:val="Kpalrs"/>
                                <w:rPr>
                                  <w:noProof/>
                                </w:rPr>
                                <w:pPrChange w:id="998" w:author="Nonstop Gamerek" w:date="2025-04-23T12:44:00Z">
                                  <w:pPr/>
                                </w:pPrChange>
                              </w:pPr>
                              <w:ins w:id="999" w:author="Nonstop Gamerek" w:date="2025-04-23T12:44:00Z">
                                <w:r>
                                  <w:rPr>
                                    <w:noProof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</w:rPr>
                                  <w:instrText xml:space="preserve"> SEQ ábra \* ARABIC </w:instrText>
                                </w:r>
                              </w:ins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1000" w:name="_Toc196304938"/>
                              <w:ins w:id="1001" w:author="Nonstop Gamerek" w:date="2025-04-25T13:41:00Z">
                                <w:r w:rsidR="00113BD1">
                                  <w:rPr>
                                    <w:noProof/>
                                  </w:rPr>
                                  <w:t>15</w:t>
                                </w:r>
                              </w:ins>
                              <w:ins w:id="1002" w:author="Nonstop Gamerek" w:date="2025-04-23T12:44:00Z"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t>. ábra: „</w:t>
                                </w:r>
                                <w:proofErr w:type="spellStart"/>
                                <w:r>
                                  <w:t>ObjectSpawner</w:t>
                                </w:r>
                                <w:proofErr w:type="spellEnd"/>
                                <w:r>
                                  <w:t>” célpont generálás implementálási részlet</w:t>
                                </w:r>
                              </w:ins>
                              <w:bookmarkEnd w:id="100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72654975" id="Szövegdoboz 46" o:spid="_x0000_s1039" type="#_x0000_t202" style="position:absolute;left:0;text-align:left;margin-left:37pt;margin-top:211.7pt;width:377.3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" stroked="f">
                  <v:textbox style="mso-fit-shape-to-text:t" inset="0,0,0,0">
                    <w:txbxContent>
                      <w:p w14:paraId="6654C283" w14:textId="7CC8890E" w:rsidR="00A90DB9" w:rsidRPr="002933FE" w:rsidRDefault="00A90DB9">
                        <w:pPr>
                          <w:pStyle w:val="Kpalrs"/>
                          <w:rPr>
                            <w:noProof/>
                          </w:rPr>
                          <w:pPrChange w:id="1003" w:author="Nonstop Gamerek" w:date="2025-04-23T12:44:00Z">
                            <w:pPr/>
                          </w:pPrChange>
                        </w:pPr>
                        <w:ins w:id="1004" w:author="Nonstop Gamerek" w:date="2025-04-23T12:44:00Z"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SEQ ábra \* ARABIC </w:instrText>
                          </w:r>
                        </w:ins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1005" w:name="_Toc196304938"/>
                        <w:ins w:id="1006" w:author="Nonstop Gamerek" w:date="2025-04-25T13:41:00Z">
                          <w:r w:rsidR="00113BD1">
                            <w:rPr>
                              <w:noProof/>
                            </w:rPr>
                            <w:t>15</w:t>
                          </w:r>
                        </w:ins>
                        <w:ins w:id="1007" w:author="Nonstop Gamerek" w:date="2025-04-23T12:44:00Z"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t>. ábra: „</w:t>
                          </w:r>
                          <w:proofErr w:type="spellStart"/>
                          <w:r>
                            <w:t>ObjectSpawner</w:t>
                          </w:r>
                          <w:proofErr w:type="spellEnd"/>
                          <w:r>
                            <w:t>” célpont generálás implementálási részlet</w:t>
                          </w:r>
                        </w:ins>
                        <w:bookmarkEnd w:id="1005"/>
                      </w:p>
                    </w:txbxContent>
                  </v:textbox>
                  <w10:wrap type="topAndBottom"/>
                </v:shape>
              </w:pict>
            </mc:Fallback>
          </mc:AlternateContent>
        </w:r>
      </w:ins>
      <w:r w:rsidR="00FA3FAA" w:rsidRPr="00FA3FAA">
        <w:rPr>
          <w:noProof/>
        </w:rPr>
        <w:drawing>
          <wp:anchor distT="0" distB="0" distL="114300" distR="114300" simplePos="0" relativeHeight="251675648" behindDoc="0" locked="0" layoutInCell="1" allowOverlap="1" wp14:anchorId="269BEEC3" wp14:editId="670ABA04">
            <wp:simplePos x="0" y="0"/>
            <wp:positionH relativeFrom="column">
              <wp:posOffset>470353</wp:posOffset>
            </wp:positionH>
            <wp:positionV relativeFrom="paragraph">
              <wp:posOffset>783681</wp:posOffset>
            </wp:positionV>
            <wp:extent cx="4791744" cy="1848108"/>
            <wp:effectExtent l="0" t="0" r="8890" b="0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4047">
        <w:t>E</w:t>
      </w:r>
      <w:r w:rsidR="003D52B4">
        <w:t xml:space="preserve">mellett az osztály felelős </w:t>
      </w:r>
      <w:r w:rsidR="009D4047">
        <w:t>a célpontok</w:t>
      </w:r>
      <w:r w:rsidR="003D52B4">
        <w:t xml:space="preserve"> követéséért és eltávolításáért is</w:t>
      </w:r>
      <w:r w:rsidR="009D4047">
        <w:t xml:space="preserve">, az </w:t>
      </w:r>
      <w:ins w:id="1008" w:author="Nonstop Gamerek" w:date="2025-04-23T12:45:00Z">
        <w:r>
          <w:t>„</w:t>
        </w:r>
      </w:ins>
      <w:proofErr w:type="spellStart"/>
      <w:r w:rsidR="009D4047">
        <w:t>ObjectSpawner</w:t>
      </w:r>
      <w:proofErr w:type="spellEnd"/>
      <w:ins w:id="1009" w:author="Nonstop Gamerek" w:date="2025-04-23T12:45:00Z">
        <w:r>
          <w:t>”</w:t>
        </w:r>
      </w:ins>
      <w:r w:rsidR="009D4047">
        <w:t xml:space="preserve"> osztályhoz hasonlóan</w:t>
      </w:r>
      <w:r w:rsidR="003D52B4">
        <w:t>. Amint egy célpont megsemmisül, az osztály azonnal újat generál ugyanazon a helyen.</w:t>
      </w:r>
    </w:p>
    <w:p w14:paraId="5BB6E5A8" w14:textId="4A30A5ED" w:rsidR="00FA3FAA" w:rsidRDefault="006D1130">
      <w:pPr>
        <w:ind w:firstLine="0"/>
        <w:pPrChange w:id="1010" w:author="Nonstop Gamerek" w:date="2025-04-23T12:44:00Z">
          <w:pPr>
            <w:pStyle w:val="Kpalrs"/>
          </w:pPr>
        </w:pPrChange>
      </w:pPr>
      <w:del w:id="1011" w:author="Nonstop Gamerek" w:date="2025-04-23T12:44:00Z">
        <w:r w:rsidDel="00562F32">
          <w:delText>15</w:delText>
        </w:r>
        <w:r w:rsidR="00FA3FAA" w:rsidDel="00562F32">
          <w:delText>. Ábra: ObjectSpawner célpont generálás implementálási részlet</w:delText>
        </w:r>
      </w:del>
    </w:p>
    <w:p w14:paraId="3021C5F8" w14:textId="0A89A62B" w:rsidR="003D52B4" w:rsidRDefault="009D4047" w:rsidP="003D52B4">
      <w:pPr>
        <w:ind w:firstLine="0"/>
      </w:pPr>
      <w:r>
        <w:t>A reakcióidő mérés miatt, rendelkezik b</w:t>
      </w:r>
      <w:r w:rsidR="003D52B4">
        <w:t>eépített időmérési funkcióva</w:t>
      </w:r>
      <w:r>
        <w:t>l</w:t>
      </w:r>
      <w:r w:rsidR="003D52B4">
        <w:t>, amely rögzíti, hogy mennyi idő telik el</w:t>
      </w:r>
      <w:r>
        <w:t xml:space="preserve"> a célpont megjelenése és</w:t>
      </w:r>
      <w:r w:rsidR="003D52B4">
        <w:t xml:space="preserve"> eltalálása között. Ezeket az adatokat a rendszer elmenti, így a játékos visszanézheti a teljesítményét, és elemezheti, hogy milyen gyorsan reagál a megjelenő célpontokra. </w:t>
      </w:r>
      <w:r>
        <w:t>Ezek mellett lehetőséget ad az adatok összevetésére más játékosokkal.</w:t>
      </w:r>
    </w:p>
    <w:p w14:paraId="1966ED2B" w14:textId="736D2E93" w:rsidR="003D52B4" w:rsidRDefault="009D4047" w:rsidP="003D52B4">
      <w:pPr>
        <w:ind w:firstLine="0"/>
      </w:pPr>
      <w:r>
        <w:t>Amint a megfelelő számú objektum megjelent és kilövésre került, a kód</w:t>
      </w:r>
      <w:r w:rsidR="003D52B4">
        <w:t xml:space="preserve"> értesítést küld a rendszernek, amely jelezheti a kör végét vagy a következő nehézségi szint kezdetét. Ez biztosítja, hogy a játék pontosan szabályozható marad</w:t>
      </w:r>
      <w:r>
        <w:t>hasson</w:t>
      </w:r>
      <w:r w:rsidR="003D52B4">
        <w:t>, és a játékos mindig egyértelmű visszajelzést kapjon a teljesítményéről.</w:t>
      </w:r>
    </w:p>
    <w:p w14:paraId="274575D8" w14:textId="1EDACE8B" w:rsidR="005727F3" w:rsidRDefault="005727F3" w:rsidP="005727F3">
      <w:pPr>
        <w:pStyle w:val="Cmsor3"/>
      </w:pPr>
      <w:bookmarkStart w:id="1012" w:name="_Toc195551950"/>
      <w:r>
        <w:lastRenderedPageBreak/>
        <w:t>Labirintus (türelmi játék)</w:t>
      </w:r>
      <w:bookmarkEnd w:id="1012"/>
    </w:p>
    <w:p w14:paraId="72DCB557" w14:textId="4175DA45" w:rsidR="00027D68" w:rsidRDefault="005727F3" w:rsidP="00027D68">
      <w:pPr>
        <w:pStyle w:val="Firstparagraph"/>
        <w:ind w:firstLine="431"/>
      </w:pPr>
      <w:r>
        <w:t xml:space="preserve">A navigációs képesség 3 dimenziósan kialakított </w:t>
      </w:r>
      <w:r w:rsidR="00A17818">
        <w:t>térben önmagában is megpróbáltató feladat lehet annak, aki a mindennapjaiban nem találkozik ilyen jellegű játékokkal.</w:t>
      </w:r>
      <w:r w:rsidR="00027D68">
        <w:t xml:space="preserve"> A hagyományos 2 dimenziós játékokkal ellentétben sokkal nagyobb figyelmet igényel és fárasztóbb feladat lehet megtanulni. A kamera mozgatása elengedhetetlen, kézzel való komplex koordinációt igényel, </w:t>
      </w:r>
      <w:r w:rsidR="00B05058">
        <w:t>ami</w:t>
      </w:r>
      <w:r w:rsidR="00027D68">
        <w:t xml:space="preserve"> nem csak az idősebbeknek tartogat kihívást. </w:t>
      </w:r>
      <w:r w:rsidR="00027D68" w:rsidRPr="00027D68">
        <w:t>Ez a fajta térbeli gondolkodás</w:t>
      </w:r>
      <w:r w:rsidR="00B05058">
        <w:t>,</w:t>
      </w:r>
      <w:r w:rsidR="00027D68" w:rsidRPr="00027D68">
        <w:t xml:space="preserve"> kihívást jelent, ugyanakkor rendkívül hasznos edzést nyújt az agy számára.</w:t>
      </w:r>
      <w:r w:rsidR="00027D68">
        <w:t xml:space="preserve"> Ezek a típusú játékok intenzíven fejlesztik a térbeli tájékozódás képességét, ami alapvető szerepet játszik az életünkben.</w:t>
      </w:r>
    </w:p>
    <w:p w14:paraId="61EA3EA7" w14:textId="4D61E61E" w:rsidR="00027D68" w:rsidRPr="00027D68" w:rsidRDefault="00027D68" w:rsidP="00027D68">
      <w:pPr>
        <w:ind w:firstLine="0"/>
      </w:pPr>
      <w:r>
        <w:t xml:space="preserve">Sok már elkészült tanulmány és kutatás bizonyította, hogy </w:t>
      </w:r>
      <w:r w:rsidRPr="00027D68">
        <w:t>hogyan segíti a 3D-s videojátékok használata a térbeli memória</w:t>
      </w:r>
      <w:r>
        <w:t xml:space="preserve"> és navigációs képességek</w:t>
      </w:r>
      <w:r w:rsidRPr="00027D68">
        <w:t xml:space="preserve"> működésének fejlődését.</w:t>
      </w:r>
      <w:r w:rsidR="00B34026">
        <w:t xml:space="preserve"> Napjaink 3D-s játékaiban elengedhetetlen a vizuális térben való koordináció és a mentális térképezés, ezért aki gyakran játszik ilyen videójátékokkal az előbb hozzászokik egy másik játék irányításához is.</w:t>
      </w:r>
    </w:p>
    <w:p w14:paraId="73D552F9" w14:textId="1144D4E1" w:rsidR="00027D68" w:rsidRPr="00027D68" w:rsidRDefault="00B05058" w:rsidP="00027D68">
      <w:pPr>
        <w:ind w:firstLine="0"/>
      </w:pPr>
      <w:r>
        <w:t>Ez a</w:t>
      </w:r>
      <w:r w:rsidR="00027D68">
        <w:t xml:space="preserve"> labirintus esetében az első cél az átjutás majd a feladat teljesítése. A játék során a játékos miután eljutott az útvesztő végére (amit külön színű fal jelez) besétálva elindít egy időzítőt, illetve beindítja a feladat nehézségéért felelő mechanizmusokat. 5 gombot jelenít meg elhelyezve a labirintuson belül, amiből 4 „rossz” és 1 „jó”. A rossz gombok megnyomásakor a gomb eltűnik és az időzítő megy tovább. Jó gomb megnyomásakor az időzítő megáll és a játék szöveges visszajelzést küld a játék végét jelezvén.</w:t>
      </w:r>
      <w:r w:rsidR="00290D51">
        <w:t>[1</w:t>
      </w:r>
      <w:r w:rsidR="00996A51">
        <w:t>5</w:t>
      </w:r>
      <w:r w:rsidR="00290D51">
        <w:t>][1</w:t>
      </w:r>
      <w:r w:rsidR="00996A51">
        <w:t>6</w:t>
      </w:r>
      <w:r w:rsidR="00290D51">
        <w:t>]</w:t>
      </w:r>
    </w:p>
    <w:p w14:paraId="3EA0BF2E" w14:textId="0A7685F2" w:rsidR="00FA3FAA" w:rsidRDefault="00B05058" w:rsidP="00B05058">
      <w:pPr>
        <w:pStyle w:val="Cmsor4"/>
      </w:pPr>
      <w:r>
        <w:t>Vizuális kialakítás</w:t>
      </w:r>
    </w:p>
    <w:p w14:paraId="7FFD4BAF" w14:textId="16A3DEB9" w:rsidR="00B05058" w:rsidRDefault="00B05058" w:rsidP="00B05058">
      <w:pPr>
        <w:pStyle w:val="Firstparagraph"/>
        <w:ind w:firstLine="431"/>
      </w:pPr>
      <w:r>
        <w:t xml:space="preserve">A játék 2 fő vizuális elemből áll, a labirintusból és a </w:t>
      </w:r>
      <w:r w:rsidR="00A76C2E">
        <w:t>szobából,</w:t>
      </w:r>
      <w:r>
        <w:t xml:space="preserve"> ami minden eddigi játéknak része volt. A labirintus generálására több lehetőség közül én a statikus verziót választottam és saját kezűleg készítettem el a Blender nevű 3 dimenziós tervező szoftverben.</w:t>
      </w:r>
    </w:p>
    <w:p w14:paraId="1BEBA95D" w14:textId="1B2ACD64" w:rsidR="00B05058" w:rsidRDefault="00B05058" w:rsidP="00B05058">
      <w:pPr>
        <w:ind w:firstLine="0"/>
      </w:pPr>
      <w:r>
        <w:t xml:space="preserve">A Blender egy ingyenes nyílt forráskódú </w:t>
      </w:r>
      <w:r w:rsidR="00A76C2E">
        <w:t>szoftver,</w:t>
      </w:r>
      <w:r>
        <w:t xml:space="preserve"> amit virtuális tárgyak, szobák, karakterek modellezéséré és animálására használnak. De ezeken felül még videókészítésre, textúrázásra, játékszoftverben használt vizuális effektek </w:t>
      </w:r>
      <w:r w:rsidR="00A76C2E">
        <w:t xml:space="preserve">készítésére is tökéletesen megfelel. A program letisztult kezelőfelülettel rendelkezik, ami a laikus szem számára összetettnek tűnhet viszont kellő gyakorlással és tanulással csupán saját idő és energiaráfordítással megtanulhatóak a funkciói. Ezek mellett nagyon támogató közösség van a háttérben, ami lehetővé teszi bárkinek, hogy igénybe vegyék az online felületeken </w:t>
      </w:r>
      <w:r w:rsidR="00A76C2E">
        <w:lastRenderedPageBreak/>
        <w:t>lévő ingyenes oktatóanyagokat vagy kurzusokat, amik egy tanulási folyamat során bemutatják akár a teljes modellkészítési folyamatot vagy egy tanulási görbén végig vezetve megtanítják az ilyen jellegű munkához szükséges alapokat. A Blender legjobban a „kreatív műhely” kifejezéssel írható le, mivel teret ad az ötletek kibontakoztatására, legyen szó egyszerű modellezésről vagy komplex animációs projektekről.</w:t>
      </w:r>
    </w:p>
    <w:p w14:paraId="5416316B" w14:textId="37096A3D" w:rsidR="00A76C2E" w:rsidRDefault="00A76C2E" w:rsidP="00B05058">
      <w:pPr>
        <w:ind w:firstLine="0"/>
      </w:pPr>
      <w:r>
        <w:t>Versenytársai között szerepel az</w:t>
      </w:r>
      <w:r w:rsidRPr="00A76C2E">
        <w:t xml:space="preserve"> </w:t>
      </w:r>
      <w:proofErr w:type="spellStart"/>
      <w:r w:rsidRPr="00A76C2E">
        <w:t>Autodesk</w:t>
      </w:r>
      <w:proofErr w:type="spellEnd"/>
      <w:r w:rsidRPr="00A76C2E">
        <w:t xml:space="preserve"> Maya, a 3ds Max, a </w:t>
      </w:r>
      <w:proofErr w:type="spellStart"/>
      <w:r w:rsidRPr="00A76C2E">
        <w:t>Cinema</w:t>
      </w:r>
      <w:proofErr w:type="spellEnd"/>
      <w:r w:rsidRPr="00A76C2E">
        <w:t xml:space="preserve"> 4D, vagy éppen a </w:t>
      </w:r>
      <w:proofErr w:type="spellStart"/>
      <w:r w:rsidRPr="00A76C2E">
        <w:t>ZBrush</w:t>
      </w:r>
      <w:proofErr w:type="spellEnd"/>
      <w:r w:rsidRPr="00A76C2E">
        <w:t>. Ezek a szoftverek régóta jelen vannak a professzionális filmiparban, animációs stúdiókban és játékfejlesztő cégeknél</w:t>
      </w:r>
      <w:r>
        <w:t xml:space="preserve">. Ezek a szoftverek összetettebb működéssel bírnak, elsajátításuk nehezebb ennek megfelelően az árazásuk is magasabb. Ezeknek </w:t>
      </w:r>
      <w:r w:rsidRPr="00A76C2E">
        <w:t xml:space="preserve">megvannak a maguk előnyei. Például a </w:t>
      </w:r>
      <w:proofErr w:type="spellStart"/>
      <w:r w:rsidRPr="00A76C2E">
        <w:t>ZBrush</w:t>
      </w:r>
      <w:proofErr w:type="spellEnd"/>
      <w:r w:rsidRPr="00A76C2E">
        <w:t xml:space="preserve"> jobban specializálódott a részletes, szobrászati munkákra, a Maya pedig a filmes animáció</w:t>
      </w:r>
      <w:r w:rsidR="00BF17C5">
        <w:t xml:space="preserve">knál </w:t>
      </w:r>
      <w:r w:rsidRPr="00A76C2E">
        <w:t xml:space="preserve">számít ipari szabványnak. A </w:t>
      </w:r>
      <w:proofErr w:type="spellStart"/>
      <w:r w:rsidRPr="00A76C2E">
        <w:t>Cinema</w:t>
      </w:r>
      <w:proofErr w:type="spellEnd"/>
      <w:r w:rsidRPr="00A76C2E">
        <w:t xml:space="preserve"> 4D-t gyakran használják mozgóképes grafikai projektekhez, például reklámfilmek készítéséhez</w:t>
      </w:r>
      <w:r w:rsidR="00BF17C5">
        <w:t>.</w:t>
      </w:r>
    </w:p>
    <w:p w14:paraId="7F3D8325" w14:textId="0CB0A8B2" w:rsidR="00BF17C5" w:rsidDel="00525923" w:rsidRDefault="00525923" w:rsidP="00B05058">
      <w:pPr>
        <w:ind w:firstLine="0"/>
        <w:rPr>
          <w:del w:id="1013" w:author="Nonstop Gamerek" w:date="2025-04-23T12:45:00Z"/>
        </w:rPr>
      </w:pPr>
      <w:ins w:id="1014" w:author="Nonstop Gamerek" w:date="2025-04-23T12:45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18656" behindDoc="0" locked="0" layoutInCell="1" allowOverlap="1" wp14:anchorId="48DED9CA" wp14:editId="0E52DC9C">
                  <wp:simplePos x="0" y="0"/>
                  <wp:positionH relativeFrom="column">
                    <wp:posOffset>866775</wp:posOffset>
                  </wp:positionH>
                  <wp:positionV relativeFrom="paragraph">
                    <wp:posOffset>3926205</wp:posOffset>
                  </wp:positionV>
                  <wp:extent cx="3913505" cy="635"/>
                  <wp:effectExtent l="0" t="0" r="0" b="0"/>
                  <wp:wrapTopAndBottom/>
                  <wp:docPr id="47" name="Szövegdoboz 4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913505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C3753D2" w14:textId="34D00F55" w:rsidR="00A90DB9" w:rsidRPr="00712720" w:rsidRDefault="00A90DB9">
                              <w:pPr>
                                <w:pStyle w:val="Kpalrs"/>
                                <w:pPrChange w:id="1015" w:author="Nonstop Gamerek" w:date="2025-04-23T12:45:00Z">
                                  <w:pPr/>
                                </w:pPrChange>
                              </w:pPr>
                              <w:ins w:id="1016" w:author="Nonstop Gamerek" w:date="2025-04-23T12:45:00Z">
                                <w:r>
                                  <w:rPr>
                                    <w:noProof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</w:rPr>
                                  <w:instrText xml:space="preserve"> SEQ ábra \* ARABIC </w:instrText>
                                </w:r>
                              </w:ins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1017" w:name="_Toc196304939"/>
                              <w:ins w:id="1018" w:author="Nonstop Gamerek" w:date="2025-04-25T13:41:00Z">
                                <w:r w:rsidR="00113BD1">
                                  <w:rPr>
                                    <w:noProof/>
                                  </w:rPr>
                                  <w:t>16</w:t>
                                </w:r>
                              </w:ins>
                              <w:ins w:id="1019" w:author="Nonstop Gamerek" w:date="2025-04-23T12:45:00Z"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t>. ábra: Labirintus modell illusztráció</w:t>
                                </w:r>
                              </w:ins>
                              <w:bookmarkEnd w:id="101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48DED9CA" id="Szövegdoboz 47" o:spid="_x0000_s1040" type="#_x0000_t202" style="position:absolute;left:0;text-align:left;margin-left:68.25pt;margin-top:309.15pt;width:308.15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" stroked="f">
                  <v:textbox style="mso-fit-shape-to-text:t" inset="0,0,0,0">
                    <w:txbxContent>
                      <w:p w14:paraId="0C3753D2" w14:textId="34D00F55" w:rsidR="00A90DB9" w:rsidRPr="00712720" w:rsidRDefault="00A90DB9">
                        <w:pPr>
                          <w:pStyle w:val="Kpalrs"/>
                          <w:pPrChange w:id="1020" w:author="Nonstop Gamerek" w:date="2025-04-23T12:45:00Z">
                            <w:pPr/>
                          </w:pPrChange>
                        </w:pPr>
                        <w:ins w:id="1021" w:author="Nonstop Gamerek" w:date="2025-04-23T12:45:00Z"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SEQ ábra \* ARABIC </w:instrText>
                          </w:r>
                        </w:ins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1022" w:name="_Toc196304939"/>
                        <w:ins w:id="1023" w:author="Nonstop Gamerek" w:date="2025-04-25T13:41:00Z">
                          <w:r w:rsidR="00113BD1">
                            <w:rPr>
                              <w:noProof/>
                            </w:rPr>
                            <w:t>16</w:t>
                          </w:r>
                        </w:ins>
                        <w:ins w:id="1024" w:author="Nonstop Gamerek" w:date="2025-04-23T12:45:00Z"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t>. ábra: Labirintus modell illusztráció</w:t>
                          </w:r>
                        </w:ins>
                        <w:bookmarkEnd w:id="1022"/>
                      </w:p>
                    </w:txbxContent>
                  </v:textbox>
                  <w10:wrap type="topAndBottom"/>
                </v:shape>
              </w:pict>
            </mc:Fallback>
          </mc:AlternateContent>
        </w:r>
      </w:ins>
      <w:r w:rsidR="00BF17C5" w:rsidRPr="00BF17C5">
        <w:rPr>
          <w:noProof/>
        </w:rPr>
        <w:drawing>
          <wp:anchor distT="0" distB="0" distL="114300" distR="114300" simplePos="0" relativeHeight="251676672" behindDoc="0" locked="0" layoutInCell="1" allowOverlap="1" wp14:anchorId="2B5D4B98" wp14:editId="54A2301D">
            <wp:simplePos x="0" y="0"/>
            <wp:positionH relativeFrom="column">
              <wp:posOffset>867263</wp:posOffset>
            </wp:positionH>
            <wp:positionV relativeFrom="paragraph">
              <wp:posOffset>757311</wp:posOffset>
            </wp:positionV>
            <wp:extent cx="3913505" cy="3112135"/>
            <wp:effectExtent l="0" t="0" r="0" b="0"/>
            <wp:wrapTopAndBottom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50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17C5">
        <w:t>Mikor kiválasztottam a szoftvert nekiálltam a tervezési feladatnak és kidolgoztam egy olyan labirintus modellt, ami nem okoz túl nagy kihívást, de tud fejtörést okozni a tapasztaltabb játékosoknak is.</w:t>
      </w:r>
    </w:p>
    <w:p w14:paraId="680C5ECA" w14:textId="347BDE12" w:rsidR="00BF17C5" w:rsidRDefault="006D1130">
      <w:pPr>
        <w:ind w:firstLine="0"/>
        <w:pPrChange w:id="1025" w:author="Nonstop Gamerek" w:date="2025-04-23T12:45:00Z">
          <w:pPr>
            <w:pStyle w:val="Kpalrs"/>
          </w:pPr>
        </w:pPrChange>
      </w:pPr>
      <w:del w:id="1026" w:author="Nonstop Gamerek" w:date="2025-04-23T12:45:00Z">
        <w:r w:rsidDel="00525923">
          <w:delText>16</w:delText>
        </w:r>
        <w:r w:rsidR="00BF17C5" w:rsidDel="00525923">
          <w:delText>. Ábra: Labirintus modell illusztráció</w:delText>
        </w:r>
      </w:del>
    </w:p>
    <w:p w14:paraId="4892A79C" w14:textId="5B291D35" w:rsidR="00BF17C5" w:rsidDel="00525923" w:rsidRDefault="00BF17C5" w:rsidP="00BF17C5">
      <w:pPr>
        <w:ind w:firstLine="0"/>
        <w:rPr>
          <w:del w:id="1027" w:author="Nonstop Gamerek" w:date="2025-04-23T12:45:00Z"/>
        </w:rPr>
      </w:pPr>
      <w:r>
        <w:t>A modellt egy „.</w:t>
      </w:r>
      <w:proofErr w:type="spellStart"/>
      <w:r>
        <w:t>svg</w:t>
      </w:r>
      <w:proofErr w:type="spellEnd"/>
      <w:r>
        <w:t>”</w:t>
      </w:r>
      <w:r w:rsidR="000B3286">
        <w:t xml:space="preserve"> (</w:t>
      </w:r>
      <w:proofErr w:type="spellStart"/>
      <w:r w:rsidR="000B3286" w:rsidRPr="000B3286">
        <w:t>Scalable</w:t>
      </w:r>
      <w:proofErr w:type="spellEnd"/>
      <w:r w:rsidR="000B3286" w:rsidRPr="000B3286">
        <w:t xml:space="preserve"> </w:t>
      </w:r>
      <w:proofErr w:type="spellStart"/>
      <w:r w:rsidR="000B3286" w:rsidRPr="000B3286">
        <w:t>Vector</w:t>
      </w:r>
      <w:proofErr w:type="spellEnd"/>
      <w:r w:rsidR="000B3286" w:rsidRPr="000B3286">
        <w:t xml:space="preserve"> </w:t>
      </w:r>
      <w:proofErr w:type="spellStart"/>
      <w:r w:rsidR="000B3286" w:rsidRPr="000B3286">
        <w:t>Graphics</w:t>
      </w:r>
      <w:proofErr w:type="spellEnd"/>
      <w:r w:rsidR="000B3286">
        <w:t>)</w:t>
      </w:r>
      <w:r>
        <w:t xml:space="preserve"> kiterjesztésű vektorgrafikus fájlból készítettem, ami alapvetően csak a vonalakat tartalmazta</w:t>
      </w:r>
      <w:r w:rsidR="000B3286">
        <w:t>. Ezt a kiterjesztésű fájlt</w:t>
      </w:r>
      <w:r>
        <w:t xml:space="preserve"> </w:t>
      </w:r>
      <w:r w:rsidR="000B3286">
        <w:t>weboldalak esetében szoktál előszeretettel alkalmazni mivel a</w:t>
      </w:r>
      <w:r w:rsidR="000B3286" w:rsidRPr="000B3286">
        <w:t>z .</w:t>
      </w:r>
      <w:proofErr w:type="spellStart"/>
      <w:r w:rsidR="000B3286" w:rsidRPr="000B3286">
        <w:t>svg</w:t>
      </w:r>
      <w:proofErr w:type="spellEnd"/>
      <w:r w:rsidR="000B3286" w:rsidRPr="000B3286">
        <w:t xml:space="preserve"> fájlok </w:t>
      </w:r>
      <w:r w:rsidR="000B3286" w:rsidRPr="000B3286">
        <w:lastRenderedPageBreak/>
        <w:t>különlegessége, hogy vektoros alapúak</w:t>
      </w:r>
      <w:r w:rsidR="000B3286">
        <w:t xml:space="preserve">, </w:t>
      </w:r>
      <w:r w:rsidR="000B3286" w:rsidRPr="000B3286">
        <w:t xml:space="preserve">nem pixelekből, hanem matematikai </w:t>
      </w:r>
      <w:ins w:id="1028" w:author="Nonstop Gamerek" w:date="2025-04-23T12:45:00Z">
        <w:r w:rsidR="00525923">
          <w:rPr>
            <w:noProof/>
          </w:rPr>
          <mc:AlternateContent>
            <mc:Choice Requires="wps">
              <w:drawing>
                <wp:anchor distT="0" distB="0" distL="114300" distR="114300" simplePos="0" relativeHeight="251720704" behindDoc="0" locked="0" layoutInCell="1" allowOverlap="1" wp14:anchorId="5352724A" wp14:editId="0493A800">
                  <wp:simplePos x="0" y="0"/>
                  <wp:positionH relativeFrom="column">
                    <wp:posOffset>1631950</wp:posOffset>
                  </wp:positionH>
                  <wp:positionV relativeFrom="paragraph">
                    <wp:posOffset>3404870</wp:posOffset>
                  </wp:positionV>
                  <wp:extent cx="2772410" cy="635"/>
                  <wp:effectExtent l="0" t="0" r="0" b="0"/>
                  <wp:wrapTopAndBottom/>
                  <wp:docPr id="48" name="Szövegdoboz 4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2772410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EA6EBE4" w14:textId="34D560DC" w:rsidR="00A90DB9" w:rsidRPr="00327FEB" w:rsidRDefault="00A90DB9">
                              <w:pPr>
                                <w:pStyle w:val="Kpalrs"/>
                                <w:pPrChange w:id="1029" w:author="Nonstop Gamerek" w:date="2025-04-23T12:45:00Z">
                                  <w:pPr/>
                                </w:pPrChange>
                              </w:pPr>
                              <w:ins w:id="1030" w:author="Nonstop Gamerek" w:date="2025-04-23T12:45:00Z">
                                <w:r>
                                  <w:fldChar w:fldCharType="begin"/>
                                </w:r>
                                <w:r>
                                  <w:instrText xml:space="preserve"> SEQ ábra \* ARABIC </w:instrText>
                                </w:r>
                              </w:ins>
                              <w:r>
                                <w:fldChar w:fldCharType="separate"/>
                              </w:r>
                              <w:bookmarkStart w:id="1031" w:name="_Toc196304940"/>
                              <w:ins w:id="1032" w:author="Nonstop Gamerek" w:date="2025-04-25T13:41:00Z">
                                <w:r w:rsidR="00113BD1">
                                  <w:rPr>
                                    <w:noProof/>
                                  </w:rPr>
                                  <w:t>17</w:t>
                                </w:r>
                              </w:ins>
                              <w:ins w:id="1033" w:author="Nonstop Gamerek" w:date="2025-04-23T12:45:00Z">
                                <w:r>
                                  <w:fldChar w:fldCharType="end"/>
                                </w:r>
                                <w:r>
                                  <w:t>. ábra: Labirintus alapjául szolgáló vektorgrafika illusztráció</w:t>
                                </w:r>
                              </w:ins>
                              <w:bookmarkEnd w:id="1031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5352724A" id="Szövegdoboz 48" o:spid="_x0000_s1041" type="#_x0000_t202" style="position:absolute;left:0;text-align:left;margin-left:128.5pt;margin-top:268.1pt;width:218.3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" stroked="f">
                  <v:textbox style="mso-fit-shape-to-text:t" inset="0,0,0,0">
                    <w:txbxContent>
                      <w:p w14:paraId="5EA6EBE4" w14:textId="34D560DC" w:rsidR="00A90DB9" w:rsidRPr="00327FEB" w:rsidRDefault="00A90DB9">
                        <w:pPr>
                          <w:pStyle w:val="Kpalrs"/>
                          <w:pPrChange w:id="1034" w:author="Nonstop Gamerek" w:date="2025-04-23T12:45:00Z">
                            <w:pPr/>
                          </w:pPrChange>
                        </w:pPr>
                        <w:ins w:id="1035" w:author="Nonstop Gamerek" w:date="2025-04-23T12:45:00Z">
                          <w:r>
                            <w:fldChar w:fldCharType="begin"/>
                          </w:r>
                          <w:r>
                            <w:instrText xml:space="preserve"> SEQ ábra \* ARABIC </w:instrText>
                          </w:r>
                        </w:ins>
                        <w:r>
                          <w:fldChar w:fldCharType="separate"/>
                        </w:r>
                        <w:bookmarkStart w:id="1036" w:name="_Toc196304940"/>
                        <w:ins w:id="1037" w:author="Nonstop Gamerek" w:date="2025-04-25T13:41:00Z">
                          <w:r w:rsidR="00113BD1">
                            <w:rPr>
                              <w:noProof/>
                            </w:rPr>
                            <w:t>17</w:t>
                          </w:r>
                        </w:ins>
                        <w:ins w:id="1038" w:author="Nonstop Gamerek" w:date="2025-04-23T12:45:00Z">
                          <w:r>
                            <w:fldChar w:fldCharType="end"/>
                          </w:r>
                          <w:r>
                            <w:t>. ábra: Labirintus alapjául szolgáló vektorgrafika illusztráció</w:t>
                          </w:r>
                        </w:ins>
                        <w:bookmarkEnd w:id="1036"/>
                      </w:p>
                    </w:txbxContent>
                  </v:textbox>
                  <w10:wrap type="topAndBottom"/>
                </v:shape>
              </w:pict>
            </mc:Fallback>
          </mc:AlternateContent>
        </w:r>
      </w:ins>
      <w:r w:rsidR="00525923" w:rsidRPr="00BF17C5">
        <w:rPr>
          <w:noProof/>
        </w:rPr>
        <w:drawing>
          <wp:anchor distT="0" distB="0" distL="114300" distR="114300" simplePos="0" relativeHeight="251677696" behindDoc="0" locked="0" layoutInCell="1" allowOverlap="1" wp14:anchorId="56A87159" wp14:editId="1BED9361">
            <wp:simplePos x="0" y="0"/>
            <wp:positionH relativeFrom="column">
              <wp:posOffset>1642745</wp:posOffset>
            </wp:positionH>
            <wp:positionV relativeFrom="paragraph">
              <wp:posOffset>586105</wp:posOffset>
            </wp:positionV>
            <wp:extent cx="2751455" cy="2772410"/>
            <wp:effectExtent l="8573" t="0" r="317" b="318"/>
            <wp:wrapTopAndBottom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5145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3286" w:rsidRPr="000B3286">
        <w:t xml:space="preserve">alakzatokból állnak. </w:t>
      </w:r>
      <w:r w:rsidR="000B3286">
        <w:t>Ezáltal</w:t>
      </w:r>
      <w:r w:rsidR="000B3286" w:rsidRPr="000B3286">
        <w:t xml:space="preserve"> akármekkora méretre nagyíthatók, minőségromlás nélkül.</w:t>
      </w:r>
    </w:p>
    <w:p w14:paraId="2017604E" w14:textId="02920697" w:rsidR="000B3286" w:rsidRDefault="006D1130">
      <w:pPr>
        <w:ind w:firstLine="0"/>
        <w:pPrChange w:id="1039" w:author="Nonstop Gamerek" w:date="2025-04-23T12:45:00Z">
          <w:pPr>
            <w:pStyle w:val="Kpalrs"/>
          </w:pPr>
        </w:pPrChange>
      </w:pPr>
      <w:del w:id="1040" w:author="Nonstop Gamerek" w:date="2025-04-23T12:45:00Z">
        <w:r w:rsidDel="00525923">
          <w:delText>17</w:delText>
        </w:r>
        <w:r w:rsidR="000B3286" w:rsidDel="00525923">
          <w:delText>. Ábra: Labirintus alapjául szolgáló vektorgrafika illusztráció</w:delText>
        </w:r>
      </w:del>
    </w:p>
    <w:p w14:paraId="1269E811" w14:textId="03F77AD7" w:rsidR="000B3286" w:rsidRDefault="000B3286" w:rsidP="00BF17C5">
      <w:pPr>
        <w:ind w:firstLine="0"/>
      </w:pPr>
      <w:r>
        <w:t>A Blender-be való importálás után úgynevezett matematikai (</w:t>
      </w:r>
      <w:proofErr w:type="spellStart"/>
      <w:r>
        <w:t>Bezier</w:t>
      </w:r>
      <w:proofErr w:type="spellEnd"/>
      <w:r>
        <w:t xml:space="preserve">) görbék jönnek létre, amiket </w:t>
      </w:r>
      <w:proofErr w:type="spellStart"/>
      <w:r>
        <w:t>extrudálással</w:t>
      </w:r>
      <w:proofErr w:type="spellEnd"/>
      <w:r>
        <w:t xml:space="preserve"> (tehát térbeli kinyomással) 3 dimenzióssá lehet alakítani. Így ezek után minimális szépítgetéssel és a megfelelő helyeken való kibővítések tökéletesen reprezentálni tudta az elképzeléseimet.</w:t>
      </w:r>
    </w:p>
    <w:p w14:paraId="679CA0B4" w14:textId="1F095F70" w:rsidR="00BF17C5" w:rsidRDefault="00BF17C5" w:rsidP="00BF17C5"/>
    <w:p w14:paraId="3D77BA33" w14:textId="67F27891" w:rsidR="00BF17C5" w:rsidRDefault="00BF17C5" w:rsidP="00BF17C5">
      <w:pPr>
        <w:pStyle w:val="Cmsor4"/>
      </w:pPr>
      <w:r>
        <w:t>Játék logika kialakítása</w:t>
      </w:r>
    </w:p>
    <w:p w14:paraId="5C083475" w14:textId="6CCD9162" w:rsidR="00BF17C5" w:rsidRDefault="00581526" w:rsidP="00D02E8A">
      <w:pPr>
        <w:pStyle w:val="Firstparagraph"/>
      </w:pPr>
      <w:r>
        <w:t>A játék teljesíthetőségének logikája szintén 2 részre bontható:</w:t>
      </w:r>
    </w:p>
    <w:p w14:paraId="254F5144" w14:textId="5C3C9D8E" w:rsidR="00581526" w:rsidRDefault="00581526" w:rsidP="00581526">
      <w:pPr>
        <w:pStyle w:val="Listaszerbekezds"/>
        <w:numPr>
          <w:ilvl w:val="0"/>
          <w:numId w:val="47"/>
        </w:numPr>
      </w:pPr>
      <w:r>
        <w:t>A játékosnak el kell érnie a labirintus végére, hogy elindítsa az időmérő mechanizmust és megjelenjenek a gombok</w:t>
      </w:r>
    </w:p>
    <w:p w14:paraId="4EEB3B6F" w14:textId="046AAF64" w:rsidR="00581526" w:rsidRDefault="00581526" w:rsidP="00581526">
      <w:pPr>
        <w:pStyle w:val="Listaszerbekezds"/>
        <w:numPr>
          <w:ilvl w:val="0"/>
          <w:numId w:val="47"/>
        </w:numPr>
      </w:pPr>
      <w:r>
        <w:t xml:space="preserve">A gombok megjelenése után a játékosnak meg kell keresnie az 5 közül a „jó” gombot valahol elrejtve a többi között a </w:t>
      </w:r>
      <w:r w:rsidR="00D02E8A">
        <w:t>labirintusban, ami leállítja az időzítőt és lezárja a játékot</w:t>
      </w:r>
    </w:p>
    <w:p w14:paraId="6DD968CF" w14:textId="750CD55B" w:rsidR="00D02E8A" w:rsidRDefault="00D02E8A" w:rsidP="00C64124">
      <w:pPr>
        <w:ind w:firstLine="360"/>
      </w:pPr>
      <w:r>
        <w:t>A labirintus elkészítése mellett a gombok elkészítése gyorsan megtörtént, minden gomb jól elkülöníthető színt kapott, amivel láthatóvá válik a labirintus falain. Nincs különbség a „jó” és „rossz” gombok kinézete között így ránézésre nem lehet megállapítani éppen melyiket találta meg az ember.</w:t>
      </w:r>
    </w:p>
    <w:p w14:paraId="1BF526E7" w14:textId="0435E1BA" w:rsidR="00D02E8A" w:rsidRDefault="00D02E8A" w:rsidP="00D02E8A">
      <w:pPr>
        <w:ind w:firstLine="0"/>
      </w:pPr>
      <w:r>
        <w:t xml:space="preserve">A gombokat mindig megadott helyre generálja a játék és 3 </w:t>
      </w:r>
      <w:del w:id="1041" w:author="Nonstop Gamerek" w:date="2025-04-25T11:58:00Z">
        <w:r w:rsidDel="00A9158F">
          <w:delText xml:space="preserve">script </w:delText>
        </w:r>
      </w:del>
      <w:ins w:id="1042" w:author="Nonstop Gamerek" w:date="2025-04-25T11:58:00Z">
        <w:r w:rsidR="00A9158F">
          <w:t xml:space="preserve">szkript </w:t>
        </w:r>
      </w:ins>
      <w:r>
        <w:t>segítségével funkcionálja őket</w:t>
      </w:r>
      <w:r w:rsidR="00CA4DB3">
        <w:t>:</w:t>
      </w:r>
    </w:p>
    <w:p w14:paraId="23E17526" w14:textId="08F793D3" w:rsidR="00CA4DB3" w:rsidDel="00BD2A65" w:rsidRDefault="00BD2A65" w:rsidP="00CA4DB3">
      <w:pPr>
        <w:pStyle w:val="Listaszerbekezds"/>
        <w:numPr>
          <w:ilvl w:val="0"/>
          <w:numId w:val="48"/>
        </w:numPr>
        <w:rPr>
          <w:del w:id="1043" w:author="Nonstop Gamerek" w:date="2025-04-23T12:45:00Z"/>
        </w:rPr>
      </w:pPr>
      <w:ins w:id="1044" w:author="Nonstop Gamerek" w:date="2025-04-23T12:45:00Z">
        <w:r>
          <w:rPr>
            <w:noProof/>
          </w:rPr>
          <w:lastRenderedPageBreak/>
          <mc:AlternateContent>
            <mc:Choice Requires="wps">
              <w:drawing>
                <wp:anchor distT="0" distB="0" distL="114300" distR="114300" simplePos="0" relativeHeight="251722752" behindDoc="0" locked="0" layoutInCell="1" allowOverlap="1" wp14:anchorId="35720C07" wp14:editId="40215AEC">
                  <wp:simplePos x="0" y="0"/>
                  <wp:positionH relativeFrom="column">
                    <wp:posOffset>603885</wp:posOffset>
                  </wp:positionH>
                  <wp:positionV relativeFrom="paragraph">
                    <wp:posOffset>2708910</wp:posOffset>
                  </wp:positionV>
                  <wp:extent cx="4182745" cy="635"/>
                  <wp:effectExtent l="0" t="0" r="0" b="0"/>
                  <wp:wrapTopAndBottom/>
                  <wp:docPr id="49" name="Szövegdoboz 4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4182745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817C352" w14:textId="05792A9B" w:rsidR="00A90DB9" w:rsidRPr="00283584" w:rsidRDefault="00A90DB9">
                              <w:pPr>
                                <w:pStyle w:val="Kpalrs"/>
                                <w:rPr>
                                  <w:noProof/>
                                </w:rPr>
                                <w:pPrChange w:id="1045" w:author="Nonstop Gamerek" w:date="2025-04-23T12:45:00Z">
                                  <w:pPr>
                                    <w:pStyle w:val="Listaszerbekezds"/>
                                    <w:numPr>
                                      <w:numId w:val="48"/>
                                    </w:numPr>
                                    <w:ind w:left="720"/>
                                  </w:pPr>
                                </w:pPrChange>
                              </w:pPr>
                              <w:ins w:id="1046" w:author="Nonstop Gamerek" w:date="2025-04-23T12:45:00Z">
                                <w:r>
                                  <w:rPr>
                                    <w:noProof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</w:rPr>
                                  <w:instrText xml:space="preserve"> SEQ ábra \* ARABIC </w:instrText>
                                </w:r>
                              </w:ins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1047" w:name="_Toc196304941"/>
                              <w:ins w:id="1048" w:author="Nonstop Gamerek" w:date="2025-04-25T13:41:00Z">
                                <w:r w:rsidR="00113BD1">
                                  <w:rPr>
                                    <w:noProof/>
                                  </w:rPr>
                                  <w:t>18</w:t>
                                </w:r>
                              </w:ins>
                              <w:ins w:id="1049" w:author="Nonstop Gamerek" w:date="2025-04-23T12:45:00Z"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t xml:space="preserve">. ábra: </w:t>
                                </w:r>
                                <w:proofErr w:type="spellStart"/>
                                <w:r>
                                  <w:t>MazeTrigger</w:t>
                                </w:r>
                                <w:proofErr w:type="spellEnd"/>
                                <w:r>
                                  <w:t xml:space="preserve"> osztály illusztráció</w:t>
                                </w:r>
                              </w:ins>
                              <w:bookmarkEnd w:id="104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35720C07" id="Szövegdoboz 49" o:spid="_x0000_s1042" type="#_x0000_t202" style="position:absolute;left:0;text-align:left;margin-left:47.55pt;margin-top:213.3pt;width:329.35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" stroked="f">
                  <v:textbox style="mso-fit-shape-to-text:t" inset="0,0,0,0">
                    <w:txbxContent>
                      <w:p w14:paraId="0817C352" w14:textId="05792A9B" w:rsidR="00A90DB9" w:rsidRPr="00283584" w:rsidRDefault="00A90DB9">
                        <w:pPr>
                          <w:pStyle w:val="Kpalrs"/>
                          <w:rPr>
                            <w:noProof/>
                          </w:rPr>
                          <w:pPrChange w:id="1050" w:author="Nonstop Gamerek" w:date="2025-04-23T12:45:00Z">
                            <w:pPr>
                              <w:pStyle w:val="Listaszerbekezds"/>
                              <w:numPr>
                                <w:numId w:val="48"/>
                              </w:numPr>
                              <w:ind w:left="720"/>
                            </w:pPr>
                          </w:pPrChange>
                        </w:pPr>
                        <w:ins w:id="1051" w:author="Nonstop Gamerek" w:date="2025-04-23T12:45:00Z"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SEQ ábra \* ARABIC </w:instrText>
                          </w:r>
                        </w:ins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1052" w:name="_Toc196304941"/>
                        <w:ins w:id="1053" w:author="Nonstop Gamerek" w:date="2025-04-25T13:41:00Z">
                          <w:r w:rsidR="00113BD1">
                            <w:rPr>
                              <w:noProof/>
                            </w:rPr>
                            <w:t>18</w:t>
                          </w:r>
                        </w:ins>
                        <w:ins w:id="1054" w:author="Nonstop Gamerek" w:date="2025-04-23T12:45:00Z"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t xml:space="preserve">. ábra: </w:t>
                          </w:r>
                          <w:proofErr w:type="spellStart"/>
                          <w:r>
                            <w:t>MazeTrigger</w:t>
                          </w:r>
                          <w:proofErr w:type="spellEnd"/>
                          <w:r>
                            <w:t xml:space="preserve"> osztály illusztráció</w:t>
                          </w:r>
                        </w:ins>
                        <w:bookmarkEnd w:id="1052"/>
                      </w:p>
                    </w:txbxContent>
                  </v:textbox>
                  <w10:wrap type="topAndBottom"/>
                </v:shape>
              </w:pict>
            </mc:Fallback>
          </mc:AlternateContent>
        </w:r>
      </w:ins>
      <w:r w:rsidR="00EE4D11" w:rsidRPr="00EE4D11">
        <w:rPr>
          <w:noProof/>
        </w:rPr>
        <w:drawing>
          <wp:anchor distT="0" distB="0" distL="114300" distR="114300" simplePos="0" relativeHeight="251678720" behindDoc="0" locked="0" layoutInCell="1" allowOverlap="1" wp14:anchorId="34C5D20D" wp14:editId="44B1CF26">
            <wp:simplePos x="0" y="0"/>
            <wp:positionH relativeFrom="margin">
              <wp:align>center</wp:align>
            </wp:positionH>
            <wp:positionV relativeFrom="paragraph">
              <wp:posOffset>524608</wp:posOffset>
            </wp:positionV>
            <wp:extent cx="4183158" cy="2127738"/>
            <wp:effectExtent l="0" t="0" r="8255" b="6350"/>
            <wp:wrapTopAndBottom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158" cy="2127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A4DB3">
        <w:t>MazeTrigger</w:t>
      </w:r>
      <w:proofErr w:type="spellEnd"/>
      <w:r w:rsidR="00CA4DB3">
        <w:t xml:space="preserve">: ez a </w:t>
      </w:r>
      <w:del w:id="1055" w:author="Nonstop Gamerek" w:date="2025-04-25T11:58:00Z">
        <w:r w:rsidR="00CA4DB3" w:rsidDel="00C76F66">
          <w:delText>script</w:delText>
        </w:r>
        <w:r w:rsidR="00EE4D11" w:rsidDel="00C76F66">
          <w:delText xml:space="preserve"> </w:delText>
        </w:r>
      </w:del>
      <w:ins w:id="1056" w:author="Nonstop Gamerek" w:date="2025-04-25T11:58:00Z">
        <w:r w:rsidR="00C76F66">
          <w:t xml:space="preserve">szkript </w:t>
        </w:r>
      </w:ins>
      <w:r w:rsidR="00EE4D11">
        <w:t>felel a játék elindításáért, amint a játékos eljutott a labirintus végére, elindítja a játékot és az időzítőt</w:t>
      </w:r>
    </w:p>
    <w:p w14:paraId="461A01E2" w14:textId="794A08FB" w:rsidR="00EE4D11" w:rsidRDefault="006D1130">
      <w:pPr>
        <w:pStyle w:val="Listaszerbekezds"/>
        <w:numPr>
          <w:ilvl w:val="0"/>
          <w:numId w:val="48"/>
        </w:numPr>
        <w:pPrChange w:id="1057" w:author="Nonstop Gamerek" w:date="2025-04-23T12:45:00Z">
          <w:pPr>
            <w:pStyle w:val="Kpalrs"/>
          </w:pPr>
        </w:pPrChange>
      </w:pPr>
      <w:del w:id="1058" w:author="Nonstop Gamerek" w:date="2025-04-23T12:45:00Z">
        <w:r w:rsidDel="00BD2A65">
          <w:delText>18</w:delText>
        </w:r>
        <w:r w:rsidR="00EE4D11" w:rsidDel="00BD2A65">
          <w:delText>. Ábra: MazeTrigger osztály illusztráció</w:delText>
        </w:r>
      </w:del>
    </w:p>
    <w:p w14:paraId="3FEFE900" w14:textId="51D73A69" w:rsidR="00EE4D11" w:rsidDel="00BD2A65" w:rsidRDefault="00BD2A65" w:rsidP="00CA4DB3">
      <w:pPr>
        <w:pStyle w:val="Listaszerbekezds"/>
        <w:numPr>
          <w:ilvl w:val="0"/>
          <w:numId w:val="48"/>
        </w:numPr>
        <w:rPr>
          <w:del w:id="1059" w:author="Nonstop Gamerek" w:date="2025-04-23T12:46:00Z"/>
        </w:rPr>
      </w:pPr>
      <w:ins w:id="1060" w:author="Nonstop Gamerek" w:date="2025-04-23T12:46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24800" behindDoc="0" locked="0" layoutInCell="1" allowOverlap="1" wp14:anchorId="48E89F24" wp14:editId="513891E4">
                  <wp:simplePos x="0" y="0"/>
                  <wp:positionH relativeFrom="column">
                    <wp:posOffset>1122680</wp:posOffset>
                  </wp:positionH>
                  <wp:positionV relativeFrom="paragraph">
                    <wp:posOffset>5906770</wp:posOffset>
                  </wp:positionV>
                  <wp:extent cx="3348355" cy="635"/>
                  <wp:effectExtent l="0" t="0" r="0" b="0"/>
                  <wp:wrapTopAndBottom/>
                  <wp:docPr id="50" name="Szövegdoboz 5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348355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A8BC3D8" w14:textId="6A84B425" w:rsidR="00A90DB9" w:rsidRPr="0081652D" w:rsidRDefault="00A90DB9">
                              <w:pPr>
                                <w:pStyle w:val="Kpalrs"/>
                                <w:rPr>
                                  <w:noProof/>
                                </w:rPr>
                                <w:pPrChange w:id="1061" w:author="Nonstop Gamerek" w:date="2025-04-23T12:46:00Z">
                                  <w:pPr>
                                    <w:pStyle w:val="Listaszerbekezds"/>
                                    <w:numPr>
                                      <w:numId w:val="48"/>
                                    </w:numPr>
                                    <w:ind w:left="720"/>
                                  </w:pPr>
                                </w:pPrChange>
                              </w:pPr>
                              <w:ins w:id="1062" w:author="Nonstop Gamerek" w:date="2025-04-23T12:46:00Z">
                                <w:r>
                                  <w:rPr>
                                    <w:noProof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</w:rPr>
                                  <w:instrText xml:space="preserve"> SEQ ábra \* ARABIC </w:instrText>
                                </w:r>
                              </w:ins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1063" w:name="_Toc196304942"/>
                              <w:ins w:id="1064" w:author="Nonstop Gamerek" w:date="2025-04-25T13:41:00Z">
                                <w:r w:rsidR="00113BD1">
                                  <w:rPr>
                                    <w:noProof/>
                                  </w:rPr>
                                  <w:t>19</w:t>
                                </w:r>
                              </w:ins>
                              <w:ins w:id="1065" w:author="Nonstop Gamerek" w:date="2025-04-23T12:46:00Z"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t xml:space="preserve">. ábra: </w:t>
                                </w:r>
                                <w:proofErr w:type="spellStart"/>
                                <w:r>
                                  <w:t>MazeButtonPress</w:t>
                                </w:r>
                                <w:proofErr w:type="spellEnd"/>
                                <w:r>
                                  <w:t xml:space="preserve"> osztály illusztráció</w:t>
                                </w:r>
                              </w:ins>
                              <w:bookmarkEnd w:id="106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48E89F24" id="Szövegdoboz 50" o:spid="_x0000_s1043" type="#_x0000_t202" style="position:absolute;left:0;text-align:left;margin-left:88.4pt;margin-top:465.1pt;width:263.65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" stroked="f">
                  <v:textbox style="mso-fit-shape-to-text:t" inset="0,0,0,0">
                    <w:txbxContent>
                      <w:p w14:paraId="3A8BC3D8" w14:textId="6A84B425" w:rsidR="00A90DB9" w:rsidRPr="0081652D" w:rsidRDefault="00A90DB9">
                        <w:pPr>
                          <w:pStyle w:val="Kpalrs"/>
                          <w:rPr>
                            <w:noProof/>
                          </w:rPr>
                          <w:pPrChange w:id="1066" w:author="Nonstop Gamerek" w:date="2025-04-23T12:46:00Z">
                            <w:pPr>
                              <w:pStyle w:val="Listaszerbekezds"/>
                              <w:numPr>
                                <w:numId w:val="48"/>
                              </w:numPr>
                              <w:ind w:left="720"/>
                            </w:pPr>
                          </w:pPrChange>
                        </w:pPr>
                        <w:ins w:id="1067" w:author="Nonstop Gamerek" w:date="2025-04-23T12:46:00Z"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SEQ ábra \* ARABIC </w:instrText>
                          </w:r>
                        </w:ins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1068" w:name="_Toc196304942"/>
                        <w:ins w:id="1069" w:author="Nonstop Gamerek" w:date="2025-04-25T13:41:00Z">
                          <w:r w:rsidR="00113BD1">
                            <w:rPr>
                              <w:noProof/>
                            </w:rPr>
                            <w:t>19</w:t>
                          </w:r>
                        </w:ins>
                        <w:ins w:id="1070" w:author="Nonstop Gamerek" w:date="2025-04-23T12:46:00Z"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t xml:space="preserve">. ábra: </w:t>
                          </w:r>
                          <w:proofErr w:type="spellStart"/>
                          <w:r>
                            <w:t>MazeButtonPress</w:t>
                          </w:r>
                          <w:proofErr w:type="spellEnd"/>
                          <w:r>
                            <w:t xml:space="preserve"> osztály illusztráció</w:t>
                          </w:r>
                        </w:ins>
                        <w:bookmarkEnd w:id="1068"/>
                      </w:p>
                    </w:txbxContent>
                  </v:textbox>
                  <w10:wrap type="topAndBottom"/>
                </v:shape>
              </w:pict>
            </mc:Fallback>
          </mc:AlternateContent>
        </w:r>
      </w:ins>
      <w:r w:rsidRPr="00EE4D11">
        <w:rPr>
          <w:noProof/>
        </w:rPr>
        <w:drawing>
          <wp:anchor distT="0" distB="0" distL="114300" distR="114300" simplePos="0" relativeHeight="251679744" behindDoc="0" locked="0" layoutInCell="1" allowOverlap="1" wp14:anchorId="2ECDEA0F" wp14:editId="15EEAE4D">
            <wp:simplePos x="0" y="0"/>
            <wp:positionH relativeFrom="column">
              <wp:posOffset>1123159</wp:posOffset>
            </wp:positionH>
            <wp:positionV relativeFrom="paragraph">
              <wp:posOffset>3405505</wp:posOffset>
            </wp:positionV>
            <wp:extent cx="3348355" cy="2444115"/>
            <wp:effectExtent l="0" t="0" r="4445" b="0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35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E4D11">
        <w:t>MazeButtonPress</w:t>
      </w:r>
      <w:proofErr w:type="spellEnd"/>
      <w:r w:rsidR="00EE4D11">
        <w:t>: egy egyszerű 2 funkciós osztály, ami a gombok megnyomását kezeli, van benne egy „</w:t>
      </w:r>
      <w:proofErr w:type="spellStart"/>
      <w:r w:rsidR="00EE4D11">
        <w:t>getter</w:t>
      </w:r>
      <w:proofErr w:type="spellEnd"/>
      <w:r w:rsidR="00EE4D11">
        <w:t xml:space="preserve">” (lekérő) metódus, ami a megnyomott gombot adja vissza és egy gomblenyomást aktiváló </w:t>
      </w:r>
      <w:r w:rsidR="009C4BAE">
        <w:t>„</w:t>
      </w:r>
      <w:proofErr w:type="spellStart"/>
      <w:r w:rsidR="00EE4D11">
        <w:t>OnMouseDown</w:t>
      </w:r>
      <w:proofErr w:type="spellEnd"/>
      <w:r w:rsidR="00EE4D11">
        <w:t xml:space="preserve"> ()</w:t>
      </w:r>
      <w:r w:rsidR="009C4BAE">
        <w:t>”</w:t>
      </w:r>
      <w:r w:rsidR="00EE4D11">
        <w:t xml:space="preserve"> függvény</w:t>
      </w:r>
    </w:p>
    <w:p w14:paraId="0A21B0E8" w14:textId="41F96186" w:rsidR="00EE4D11" w:rsidRDefault="006D1130">
      <w:pPr>
        <w:pStyle w:val="Listaszerbekezds"/>
        <w:numPr>
          <w:ilvl w:val="0"/>
          <w:numId w:val="48"/>
        </w:numPr>
        <w:pPrChange w:id="1071" w:author="Nonstop Gamerek" w:date="2025-04-23T12:46:00Z">
          <w:pPr>
            <w:pStyle w:val="Kpalrs"/>
          </w:pPr>
        </w:pPrChange>
      </w:pPr>
      <w:del w:id="1072" w:author="Nonstop Gamerek" w:date="2025-04-23T12:46:00Z">
        <w:r w:rsidDel="00BD2A65">
          <w:delText>19</w:delText>
        </w:r>
        <w:r w:rsidR="00EE4D11" w:rsidDel="00BD2A65">
          <w:delText>. Ábra: MazeButtonPress osztály illusztráció</w:delText>
        </w:r>
      </w:del>
    </w:p>
    <w:p w14:paraId="0FC771EB" w14:textId="63A3BC51" w:rsidR="00EE4D11" w:rsidRDefault="00EE4D11" w:rsidP="00EE4D11">
      <w:pPr>
        <w:pStyle w:val="Listaszerbekezds"/>
        <w:numPr>
          <w:ilvl w:val="0"/>
          <w:numId w:val="48"/>
        </w:numPr>
      </w:pPr>
      <w:proofErr w:type="spellStart"/>
      <w:r w:rsidRPr="00EE4D11">
        <w:t>ButtonsForMaze</w:t>
      </w:r>
      <w:proofErr w:type="spellEnd"/>
      <w:r>
        <w:t>: ez egy összetettebb kód, ami a 3 osztály összehangolásáért felel, ellenőrző metódusokból és visszajelző funkciókból áll</w:t>
      </w:r>
    </w:p>
    <w:p w14:paraId="45131293" w14:textId="2ED749BE" w:rsidR="00EE4D11" w:rsidDel="00CD449E" w:rsidRDefault="00EE4D11" w:rsidP="00EE4D11">
      <w:pPr>
        <w:ind w:firstLine="0"/>
        <w:rPr>
          <w:del w:id="1073" w:author="Nonstop Gamerek" w:date="2025-04-23T12:46:00Z"/>
        </w:rPr>
      </w:pPr>
      <w:r>
        <w:t xml:space="preserve">A </w:t>
      </w:r>
      <w:proofErr w:type="spellStart"/>
      <w:r>
        <w:t>ButtonsForMaze</w:t>
      </w:r>
      <w:proofErr w:type="spellEnd"/>
      <w:r>
        <w:t xml:space="preserve"> tartalmazza az </w:t>
      </w:r>
      <w:r w:rsidR="009C4BAE">
        <w:t>„</w:t>
      </w:r>
      <w:proofErr w:type="spellStart"/>
      <w:r>
        <w:t>OnButtonPress</w:t>
      </w:r>
      <w:proofErr w:type="spellEnd"/>
      <w:r>
        <w:t xml:space="preserve"> ()</w:t>
      </w:r>
      <w:r w:rsidR="009C4BAE">
        <w:t>”</w:t>
      </w:r>
      <w:r>
        <w:t xml:space="preserve"> </w:t>
      </w:r>
      <w:r w:rsidR="00031E99">
        <w:t>funkciót,</w:t>
      </w:r>
      <w:r>
        <w:t xml:space="preserve"> amit a láthatunk a gombnyomás funkciójában meghívni. Gyakorlatilag ez kezeli a játék lezárását. Ha a gomb lenyomására a lekérés a „jó” gombot adja vissza a játék lezárul és visszajelzést küld a játékosnak, hogy megtalálta a megfelelőt, kiírja a végső idejét, gratulál, átváltja a gomb színét zöld színűre és tovább irányítja. Ha viszont a „rossz” gombot nyomja meg a gomb egyszerűen eltűnik és az időzítő megy tovább.</w:t>
      </w:r>
      <w:r w:rsidR="00071246">
        <w:t xml:space="preserve"> Gomblenyomás előtt még végrehajt egy </w:t>
      </w:r>
      <w:r w:rsidR="00071246">
        <w:lastRenderedPageBreak/>
        <w:t xml:space="preserve">ellenőrzést, hogy a játék éppen futási állapotban van-e, ez a korai fejlesztési szakaszok </w:t>
      </w:r>
      <w:ins w:id="1074" w:author="Nonstop Gamerek" w:date="2025-04-23T12:46:00Z">
        <w:r w:rsidR="00CD449E">
          <w:rPr>
            <w:noProof/>
          </w:rPr>
          <mc:AlternateContent>
            <mc:Choice Requires="wps">
              <w:drawing>
                <wp:anchor distT="0" distB="0" distL="114300" distR="114300" simplePos="0" relativeHeight="251726848" behindDoc="0" locked="0" layoutInCell="1" allowOverlap="1" wp14:anchorId="1434CC07" wp14:editId="6D2D88D2">
                  <wp:simplePos x="0" y="0"/>
                  <wp:positionH relativeFrom="column">
                    <wp:posOffset>960755</wp:posOffset>
                  </wp:positionH>
                  <wp:positionV relativeFrom="paragraph">
                    <wp:posOffset>2661920</wp:posOffset>
                  </wp:positionV>
                  <wp:extent cx="3761105" cy="635"/>
                  <wp:effectExtent l="0" t="0" r="0" b="0"/>
                  <wp:wrapTopAndBottom/>
                  <wp:docPr id="51" name="Szövegdoboz 5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761105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FC9448C" w14:textId="5EEA4705" w:rsidR="00A90DB9" w:rsidRPr="00CA14FB" w:rsidRDefault="00A90DB9">
                              <w:pPr>
                                <w:pStyle w:val="Kpalrs"/>
                                <w:pPrChange w:id="1075" w:author="Nonstop Gamerek" w:date="2025-04-23T12:46:00Z">
                                  <w:pPr/>
                                </w:pPrChange>
                              </w:pPr>
                              <w:ins w:id="1076" w:author="Nonstop Gamerek" w:date="2025-04-23T12:46:00Z">
                                <w:r>
                                  <w:fldChar w:fldCharType="begin"/>
                                </w:r>
                                <w:r>
                                  <w:instrText xml:space="preserve"> SEQ ábra \* ARABIC </w:instrText>
                                </w:r>
                              </w:ins>
                              <w:r>
                                <w:fldChar w:fldCharType="separate"/>
                              </w:r>
                              <w:bookmarkStart w:id="1077" w:name="_Toc196304943"/>
                              <w:ins w:id="1078" w:author="Nonstop Gamerek" w:date="2025-04-25T13:41:00Z">
                                <w:r w:rsidR="00113BD1">
                                  <w:rPr>
                                    <w:noProof/>
                                  </w:rPr>
                                  <w:t>20</w:t>
                                </w:r>
                              </w:ins>
                              <w:ins w:id="1079" w:author="Nonstop Gamerek" w:date="2025-04-23T12:46:00Z">
                                <w:r>
                                  <w:fldChar w:fldCharType="end"/>
                                </w:r>
                                <w:r>
                                  <w:t>. ábra: „</w:t>
                                </w:r>
                                <w:proofErr w:type="spellStart"/>
                                <w:r>
                                  <w:t>OnButtonPress</w:t>
                                </w:r>
                                <w:proofErr w:type="spellEnd"/>
                                <w:r>
                                  <w:t xml:space="preserve"> ()” függvény illusztráció</w:t>
                                </w:r>
                              </w:ins>
                              <w:bookmarkEnd w:id="107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1434CC07" id="Szövegdoboz 51" o:spid="_x0000_s1044" type="#_x0000_t202" style="position:absolute;left:0;text-align:left;margin-left:75.65pt;margin-top:209.6pt;width:296.15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" stroked="f">
                  <v:textbox style="mso-fit-shape-to-text:t" inset="0,0,0,0">
                    <w:txbxContent>
                      <w:p w14:paraId="0FC9448C" w14:textId="5EEA4705" w:rsidR="00A90DB9" w:rsidRPr="00CA14FB" w:rsidRDefault="00A90DB9">
                        <w:pPr>
                          <w:pStyle w:val="Kpalrs"/>
                          <w:pPrChange w:id="1080" w:author="Nonstop Gamerek" w:date="2025-04-23T12:46:00Z">
                            <w:pPr/>
                          </w:pPrChange>
                        </w:pPr>
                        <w:ins w:id="1081" w:author="Nonstop Gamerek" w:date="2025-04-23T12:46:00Z">
                          <w:r>
                            <w:fldChar w:fldCharType="begin"/>
                          </w:r>
                          <w:r>
                            <w:instrText xml:space="preserve"> SEQ ábra \* ARABIC </w:instrText>
                          </w:r>
                        </w:ins>
                        <w:r>
                          <w:fldChar w:fldCharType="separate"/>
                        </w:r>
                        <w:bookmarkStart w:id="1082" w:name="_Toc196304943"/>
                        <w:ins w:id="1083" w:author="Nonstop Gamerek" w:date="2025-04-25T13:41:00Z">
                          <w:r w:rsidR="00113BD1">
                            <w:rPr>
                              <w:noProof/>
                            </w:rPr>
                            <w:t>20</w:t>
                          </w:r>
                        </w:ins>
                        <w:ins w:id="1084" w:author="Nonstop Gamerek" w:date="2025-04-23T12:46:00Z">
                          <w:r>
                            <w:fldChar w:fldCharType="end"/>
                          </w:r>
                          <w:r>
                            <w:t>. ábra: „</w:t>
                          </w:r>
                          <w:proofErr w:type="spellStart"/>
                          <w:r>
                            <w:t>OnButtonPress</w:t>
                          </w:r>
                          <w:proofErr w:type="spellEnd"/>
                          <w:r>
                            <w:t xml:space="preserve"> ()” függvény illusztráció</w:t>
                          </w:r>
                        </w:ins>
                        <w:bookmarkEnd w:id="1082"/>
                      </w:p>
                    </w:txbxContent>
                  </v:textbox>
                  <w10:wrap type="topAndBottom"/>
                </v:shape>
              </w:pict>
            </mc:Fallback>
          </mc:AlternateContent>
        </w:r>
      </w:ins>
      <w:r w:rsidR="00CD449E" w:rsidRPr="00071246">
        <w:rPr>
          <w:noProof/>
        </w:rPr>
        <w:drawing>
          <wp:anchor distT="0" distB="0" distL="114300" distR="114300" simplePos="0" relativeHeight="251680768" behindDoc="0" locked="0" layoutInCell="1" allowOverlap="1" wp14:anchorId="468E1158" wp14:editId="3B4AD170">
            <wp:simplePos x="0" y="0"/>
            <wp:positionH relativeFrom="column">
              <wp:posOffset>961092</wp:posOffset>
            </wp:positionH>
            <wp:positionV relativeFrom="paragraph">
              <wp:posOffset>565474</wp:posOffset>
            </wp:positionV>
            <wp:extent cx="3761560" cy="2039816"/>
            <wp:effectExtent l="0" t="0" r="0" b="0"/>
            <wp:wrapTopAndBottom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560" cy="2039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1246">
        <w:t>alatt szükséges volt a mechanikák megfelelő működésének ellenőrzése végett.</w:t>
      </w:r>
    </w:p>
    <w:p w14:paraId="182201D3" w14:textId="33415B3F" w:rsidR="00071246" w:rsidRDefault="006D1130">
      <w:pPr>
        <w:ind w:firstLine="0"/>
        <w:pPrChange w:id="1085" w:author="Nonstop Gamerek" w:date="2025-04-23T12:46:00Z">
          <w:pPr>
            <w:pStyle w:val="Kpalrs"/>
          </w:pPr>
        </w:pPrChange>
      </w:pPr>
      <w:del w:id="1086" w:author="Nonstop Gamerek" w:date="2025-04-23T12:46:00Z">
        <w:r w:rsidDel="00CD449E">
          <w:delText>20</w:delText>
        </w:r>
        <w:r w:rsidR="00071246" w:rsidDel="00CD449E">
          <w:delText xml:space="preserve">. Ábra: </w:delText>
        </w:r>
        <w:r w:rsidR="009C4BAE" w:rsidDel="00CD449E">
          <w:delText>„</w:delText>
        </w:r>
        <w:r w:rsidR="00071246" w:rsidDel="00CD449E">
          <w:delText>OnButtonPress (</w:delText>
        </w:r>
        <w:r w:rsidR="004A655F" w:rsidDel="00CD449E">
          <w:delText>)” függvény</w:delText>
        </w:r>
        <w:r w:rsidR="00071246" w:rsidDel="00CD449E">
          <w:delText xml:space="preserve"> illusztráció</w:delText>
        </w:r>
      </w:del>
    </w:p>
    <w:p w14:paraId="5E2D0001" w14:textId="06ECD188" w:rsidR="00DF21C0" w:rsidRDefault="00071246" w:rsidP="00B05058">
      <w:pPr>
        <w:ind w:firstLine="0"/>
      </w:pPr>
      <w:r>
        <w:t xml:space="preserve">A fejlesztés során </w:t>
      </w:r>
      <w:r w:rsidR="00031E99">
        <w:t>úgy készítettem el a játék gombjait, hogy azok mennyisége bővíthető legyen. A változók inicializálásánál a kód a rossz gombokat egy tömb formájában definiálja, ezzel lehetővé téve, hogy ha nagyobb labirintusba kerülne a játék, több gombot el lehessen helyezni, ami nyilván nehezítené a mostani formulát. Mivel a játék lezárásáért szolgáló „jó” gombból csak 1 létezik ezért az sima „</w:t>
      </w:r>
      <w:proofErr w:type="spellStart"/>
      <w:r w:rsidR="00031E99">
        <w:t>GameObject</w:t>
      </w:r>
      <w:proofErr w:type="spellEnd"/>
      <w:r w:rsidR="00031E99">
        <w:t>” -ként van definiálva.</w:t>
      </w:r>
    </w:p>
    <w:p w14:paraId="18ED4F21" w14:textId="377721BA" w:rsidR="00FD0288" w:rsidRDefault="00FD0288" w:rsidP="00FD0288">
      <w:pPr>
        <w:pStyle w:val="Cmsor2"/>
      </w:pPr>
      <w:bookmarkStart w:id="1087" w:name="_Toc195551951"/>
      <w:r>
        <w:t>Adatbázis tervezés</w:t>
      </w:r>
      <w:bookmarkEnd w:id="1087"/>
    </w:p>
    <w:p w14:paraId="60693C2C" w14:textId="4E75FA36" w:rsidR="00FD0288" w:rsidRDefault="00FD0288" w:rsidP="00FD0288">
      <w:pPr>
        <w:ind w:firstLine="431"/>
      </w:pPr>
      <w:r w:rsidRPr="00FD0288">
        <w:t xml:space="preserve">A játékosok előrehaladásának, beállításainak, statisztikáinak és más egyéni adatainak tárolása kulcsfontosságú része egy modern videojátéknak. Az alábbiakban </w:t>
      </w:r>
      <w:r w:rsidR="00AE5B92">
        <w:t>módszerek szoktak előfordulni a tervezési folyamatban:</w:t>
      </w:r>
    </w:p>
    <w:p w14:paraId="4C3DBE86" w14:textId="177971D9" w:rsidR="00AE5B92" w:rsidRDefault="00AE5B92" w:rsidP="00AE5B92">
      <w:pPr>
        <w:pStyle w:val="Listaszerbekezds"/>
        <w:numPr>
          <w:ilvl w:val="0"/>
          <w:numId w:val="48"/>
        </w:numPr>
      </w:pPr>
      <w:r>
        <w:t>Lokális fájl alapú mentés</w:t>
      </w:r>
    </w:p>
    <w:p w14:paraId="2911483B" w14:textId="25043BBA" w:rsidR="005A5558" w:rsidRDefault="005A5558" w:rsidP="00AE5B92">
      <w:pPr>
        <w:pStyle w:val="Listaszerbekezds"/>
        <w:numPr>
          <w:ilvl w:val="0"/>
          <w:numId w:val="48"/>
        </w:numPr>
      </w:pPr>
      <w:r>
        <w:t>Lokális adatbázis alapú mentés</w:t>
      </w:r>
    </w:p>
    <w:p w14:paraId="2E740CC3" w14:textId="4B2BCC59" w:rsidR="005A5558" w:rsidRDefault="005A5558" w:rsidP="00AE5B92">
      <w:pPr>
        <w:pStyle w:val="Listaszerbekezds"/>
        <w:numPr>
          <w:ilvl w:val="0"/>
          <w:numId w:val="48"/>
        </w:numPr>
      </w:pPr>
      <w:r>
        <w:t>Online szerver alapú mentés</w:t>
      </w:r>
    </w:p>
    <w:p w14:paraId="6A4B4E44" w14:textId="22ECA942" w:rsidR="005A5558" w:rsidRDefault="005A5558" w:rsidP="00AE5B92">
      <w:pPr>
        <w:pStyle w:val="Listaszerbekezds"/>
        <w:numPr>
          <w:ilvl w:val="0"/>
          <w:numId w:val="48"/>
        </w:numPr>
      </w:pPr>
      <w:proofErr w:type="spellStart"/>
      <w:r w:rsidRPr="005A5558">
        <w:t>PlayerPrefs</w:t>
      </w:r>
      <w:proofErr w:type="spellEnd"/>
      <w:r w:rsidRPr="005A5558">
        <w:t xml:space="preserve"> / </w:t>
      </w:r>
      <w:proofErr w:type="spellStart"/>
      <w:r w:rsidRPr="005A5558">
        <w:t>Registry</w:t>
      </w:r>
      <w:proofErr w:type="spellEnd"/>
      <w:r>
        <w:t xml:space="preserve"> alapú mentés</w:t>
      </w:r>
    </w:p>
    <w:p w14:paraId="6C2615B3" w14:textId="30C0F12D" w:rsidR="005A5558" w:rsidRDefault="005A5558" w:rsidP="005A5558">
      <w:pPr>
        <w:ind w:firstLine="0"/>
      </w:pPr>
      <w:r>
        <w:t>Ezek egyaránt alkalmasak az adatok mentésére, viszont más-más technológiát és megvalósítást igényelnek platformtól függően. A projekt esetében az első kettő (Lokális fájl és adatbázis) opció volt alkalmas, mivel mind a kettő könnyen kezelhető, SQL</w:t>
      </w:r>
      <w:r w:rsidR="004A655F">
        <w:t xml:space="preserve"> (strukturált lekérdezőnyelv)</w:t>
      </w:r>
      <w:r>
        <w:t xml:space="preserve"> alapú és átlátható struktúrát biztosít az azonosító alapú adatmentéshez.</w:t>
      </w:r>
    </w:p>
    <w:p w14:paraId="7847A0F7" w14:textId="491BCF8D" w:rsidR="005A5558" w:rsidRDefault="005A5558" w:rsidP="005A5558">
      <w:pPr>
        <w:pStyle w:val="Cmsor3"/>
      </w:pPr>
      <w:bookmarkStart w:id="1088" w:name="_Toc195551952"/>
      <w:r>
        <w:lastRenderedPageBreak/>
        <w:t>Lokális fájl alapú adatmentés</w:t>
      </w:r>
      <w:bookmarkEnd w:id="1088"/>
    </w:p>
    <w:p w14:paraId="2FF4B500" w14:textId="22B1F2D0" w:rsidR="005A5558" w:rsidRDefault="005A5558" w:rsidP="005A5558">
      <w:pPr>
        <w:pStyle w:val="Firstparagraph"/>
        <w:ind w:firstLine="505"/>
      </w:pPr>
      <w:r>
        <w:t>Játékfejlesztéskor az egyik legegyszerűbb és legkézenfekvőbb módszer a játékos adatok mentésére a lokális fájlalapú mentés. Ez gyakorlatilag azt jelenti, hogy a játék a játékos adatait például pontszámokat vagy statisztikákat közvetlenül az adott eszközön tárolja, ahol a játék fut. Nincs szükség internetkapcsolatra vagy külső szerverre</w:t>
      </w:r>
      <w:r w:rsidR="004E4A20">
        <w:t>.</w:t>
      </w:r>
    </w:p>
    <w:p w14:paraId="32CB3C09" w14:textId="125C4D3F" w:rsidR="005A5558" w:rsidRDefault="005A5558" w:rsidP="005A5558">
      <w:pPr>
        <w:pStyle w:val="Firstparagraph"/>
      </w:pPr>
      <w:r>
        <w:t>A leggyakrabban használt fájlformátumok közé tartozik a JSON, az XML</w:t>
      </w:r>
      <w:r w:rsidR="004E4A20">
        <w:t xml:space="preserve"> és </w:t>
      </w:r>
      <w:r>
        <w:t xml:space="preserve">a sima szövegfájlok (TXT). </w:t>
      </w:r>
      <w:r w:rsidR="004E4A20">
        <w:t>Számomra a</w:t>
      </w:r>
      <w:r>
        <w:t xml:space="preserve"> JSON formátum </w:t>
      </w:r>
      <w:r w:rsidR="004E4A20">
        <w:t>volt a legszimpatikusabb</w:t>
      </w:r>
      <w:r>
        <w:t xml:space="preserve">, mivel egyszerre olvasható és jól strukturált </w:t>
      </w:r>
      <w:r w:rsidR="004E4A20">
        <w:t>későbbi adatfeldolgozáshoz</w:t>
      </w:r>
      <w:r>
        <w:t>.</w:t>
      </w:r>
    </w:p>
    <w:p w14:paraId="7986AC3B" w14:textId="7246C242" w:rsidR="005A5558" w:rsidRDefault="005A5558" w:rsidP="005A5558">
      <w:pPr>
        <w:pStyle w:val="Firstparagraph"/>
      </w:pPr>
      <w:r>
        <w:t>A lokális fájlalapú mentés előnye az egyszerűségében rejlik</w:t>
      </w:r>
      <w:r w:rsidR="00CC5331">
        <w:t xml:space="preserve"> mivel,</w:t>
      </w:r>
      <w:r>
        <w:t xml:space="preserve"> gyorsan megvalósítható, nincs szükség külső infrastruktúrára, és a mentés/feltöltés műveletek pillanatok alatt elvégezhetők. </w:t>
      </w:r>
      <w:r w:rsidR="00CC5331">
        <w:t>Ezek mellett azonban</w:t>
      </w:r>
      <w:r>
        <w:t xml:space="preserve"> fontos figyelembe venni a korlátait is</w:t>
      </w:r>
      <w:r w:rsidR="00CC5331">
        <w:t>, mivel</w:t>
      </w:r>
      <w:r>
        <w:t xml:space="preserve"> az adatok csak azon az eszközön érhetők el, ahol mentés történt, és mivel a fájlok fizikailag hozzáférhetők a felhasználó számára, nem védettek a manipulációval vagy törléssel szemben.</w:t>
      </w:r>
    </w:p>
    <w:p w14:paraId="1F976440" w14:textId="3F68A541" w:rsidR="00CC5331" w:rsidRDefault="00CC5331" w:rsidP="00CC5331">
      <w:pPr>
        <w:ind w:firstLine="0"/>
      </w:pPr>
      <w:r>
        <w:t>A játékban az ilyen fajta adatmentést csak biztonsági mentés funkciójára használom. A játékok végén nem csak az adatbázisba mentődnek le a végleges adatok, hanem egy „</w:t>
      </w:r>
      <w:proofErr w:type="spellStart"/>
      <w:r>
        <w:t>PlayerDataBackup</w:t>
      </w:r>
      <w:proofErr w:type="spellEnd"/>
      <w:r>
        <w:t>” nevű vészhelyzeti mappába 2 formában:</w:t>
      </w:r>
    </w:p>
    <w:p w14:paraId="1DA6EC87" w14:textId="63DDC629" w:rsidR="00CC5331" w:rsidRDefault="00CC5331" w:rsidP="00CC5331">
      <w:pPr>
        <w:pStyle w:val="Listaszerbekezds"/>
        <w:numPr>
          <w:ilvl w:val="0"/>
          <w:numId w:val="52"/>
        </w:numPr>
      </w:pPr>
      <w:r>
        <w:t>egy „</w:t>
      </w:r>
      <w:proofErr w:type="spellStart"/>
      <w:r>
        <w:t>AllPlayerData.json</w:t>
      </w:r>
      <w:proofErr w:type="spellEnd"/>
      <w:r>
        <w:t>” nevű fájlba mentésre kerül minden játékos adata</w:t>
      </w:r>
    </w:p>
    <w:p w14:paraId="4E0804EF" w14:textId="61ABC4FF" w:rsidR="00CC5331" w:rsidRDefault="00CC5331" w:rsidP="00CC5331">
      <w:pPr>
        <w:pStyle w:val="Listaszerbekezds"/>
        <w:numPr>
          <w:ilvl w:val="0"/>
          <w:numId w:val="52"/>
        </w:numPr>
      </w:pPr>
      <w:r>
        <w:t>minden játékosnak keletkezik egy egyedi nevű JSON fájl, ami tartalmazza a saját adatait és eredményeit</w:t>
      </w:r>
    </w:p>
    <w:p w14:paraId="283D6750" w14:textId="495A6D5B" w:rsidR="00CC5331" w:rsidDel="008851AB" w:rsidRDefault="008851AB" w:rsidP="00CC5331">
      <w:pPr>
        <w:ind w:firstLine="0"/>
        <w:rPr>
          <w:del w:id="1089" w:author="Nonstop Gamerek" w:date="2025-04-23T12:46:00Z"/>
        </w:rPr>
      </w:pPr>
      <w:ins w:id="1090" w:author="Nonstop Gamerek" w:date="2025-04-23T12:46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28896" behindDoc="0" locked="0" layoutInCell="1" allowOverlap="1" wp14:anchorId="41656B20" wp14:editId="648C8D6D">
                  <wp:simplePos x="0" y="0"/>
                  <wp:positionH relativeFrom="column">
                    <wp:posOffset>1332230</wp:posOffset>
                  </wp:positionH>
                  <wp:positionV relativeFrom="paragraph">
                    <wp:posOffset>2936875</wp:posOffset>
                  </wp:positionV>
                  <wp:extent cx="3028950" cy="635"/>
                  <wp:effectExtent l="0" t="0" r="0" b="0"/>
                  <wp:wrapTopAndBottom/>
                  <wp:docPr id="52" name="Szövegdoboz 5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028950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288F69F" w14:textId="660026C0" w:rsidR="00A90DB9" w:rsidRPr="00925E0C" w:rsidRDefault="00A90DB9">
                              <w:pPr>
                                <w:pStyle w:val="Kpalrs"/>
                                <w:rPr>
                                  <w:noProof/>
                                </w:rPr>
                                <w:pPrChange w:id="1091" w:author="Nonstop Gamerek" w:date="2025-04-23T12:46:00Z">
                                  <w:pPr/>
                                </w:pPrChange>
                              </w:pPr>
                              <w:ins w:id="1092" w:author="Nonstop Gamerek" w:date="2025-04-23T12:46:00Z">
                                <w:r>
                                  <w:rPr>
                                    <w:noProof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</w:rPr>
                                  <w:instrText xml:space="preserve"> SEQ ábra \* ARABIC </w:instrText>
                                </w:r>
                              </w:ins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1093" w:name="_Toc196304944"/>
                              <w:ins w:id="1094" w:author="Nonstop Gamerek" w:date="2025-04-25T13:41:00Z">
                                <w:r w:rsidR="00113BD1">
                                  <w:rPr>
                                    <w:noProof/>
                                  </w:rPr>
                                  <w:t>21</w:t>
                                </w:r>
                              </w:ins>
                              <w:ins w:id="1095" w:author="Nonstop Gamerek" w:date="2025-04-23T12:46:00Z"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t>. ábra: példa a definiált osztályra</w:t>
                                </w:r>
                              </w:ins>
                              <w:bookmarkEnd w:id="109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41656B20" id="Szövegdoboz 52" o:spid="_x0000_s1045" type="#_x0000_t202" style="position:absolute;left:0;text-align:left;margin-left:104.9pt;margin-top:231.25pt;width:238.5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" stroked="f">
                  <v:textbox style="mso-fit-shape-to-text:t" inset="0,0,0,0">
                    <w:txbxContent>
                      <w:p w14:paraId="1288F69F" w14:textId="660026C0" w:rsidR="00A90DB9" w:rsidRPr="00925E0C" w:rsidRDefault="00A90DB9">
                        <w:pPr>
                          <w:pStyle w:val="Kpalrs"/>
                          <w:rPr>
                            <w:noProof/>
                          </w:rPr>
                          <w:pPrChange w:id="1096" w:author="Nonstop Gamerek" w:date="2025-04-23T12:46:00Z">
                            <w:pPr/>
                          </w:pPrChange>
                        </w:pPr>
                        <w:ins w:id="1097" w:author="Nonstop Gamerek" w:date="2025-04-23T12:46:00Z"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SEQ ábra \* ARABIC </w:instrText>
                          </w:r>
                        </w:ins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1098" w:name="_Toc196304944"/>
                        <w:ins w:id="1099" w:author="Nonstop Gamerek" w:date="2025-04-25T13:41:00Z">
                          <w:r w:rsidR="00113BD1">
                            <w:rPr>
                              <w:noProof/>
                            </w:rPr>
                            <w:t>21</w:t>
                          </w:r>
                        </w:ins>
                        <w:ins w:id="1100" w:author="Nonstop Gamerek" w:date="2025-04-23T12:46:00Z"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t>. ábra: példa a definiált osztályra</w:t>
                          </w:r>
                        </w:ins>
                        <w:bookmarkEnd w:id="1098"/>
                      </w:p>
                    </w:txbxContent>
                  </v:textbox>
                  <w10:wrap type="topAndBottom"/>
                </v:shape>
              </w:pict>
            </mc:Fallback>
          </mc:AlternateContent>
        </w:r>
      </w:ins>
      <w:r w:rsidR="00CC5331" w:rsidRPr="00CC5331">
        <w:rPr>
          <w:noProof/>
        </w:rPr>
        <w:drawing>
          <wp:anchor distT="0" distB="0" distL="114300" distR="114300" simplePos="0" relativeHeight="251681792" behindDoc="0" locked="0" layoutInCell="1" allowOverlap="1" wp14:anchorId="233B2AB9" wp14:editId="33AF4442">
            <wp:simplePos x="0" y="0"/>
            <wp:positionH relativeFrom="margin">
              <wp:posOffset>1332632</wp:posOffset>
            </wp:positionH>
            <wp:positionV relativeFrom="paragraph">
              <wp:posOffset>743779</wp:posOffset>
            </wp:positionV>
            <wp:extent cx="3028950" cy="2136140"/>
            <wp:effectExtent l="0" t="0" r="0" b="0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5331">
        <w:t xml:space="preserve">Kódban ez egy </w:t>
      </w:r>
      <w:del w:id="1101" w:author="Nonstop Gamerek" w:date="2025-04-25T11:58:00Z">
        <w:r w:rsidR="00CC5331" w:rsidDel="00ED2425">
          <w:delText xml:space="preserve">script </w:delText>
        </w:r>
      </w:del>
      <w:ins w:id="1102" w:author="Nonstop Gamerek" w:date="2025-04-25T11:58:00Z">
        <w:r w:rsidR="00ED2425">
          <w:t xml:space="preserve">szkript </w:t>
        </w:r>
      </w:ins>
      <w:r w:rsidR="00CC5331">
        <w:t>alapján van kezelve, ami strukturálja és JSON formává alakítja az alapvetően elmenteni kívánt adatokat. A kódon belül minden adat osztály formájában létre van hozva és egy megadott elérési út mentén mentésre kerül.</w:t>
      </w:r>
    </w:p>
    <w:p w14:paraId="5EFF3C1C" w14:textId="12A3C90C" w:rsidR="00CC5331" w:rsidRDefault="006D1130">
      <w:pPr>
        <w:ind w:firstLine="0"/>
        <w:pPrChange w:id="1103" w:author="Nonstop Gamerek" w:date="2025-04-23T12:46:00Z">
          <w:pPr>
            <w:pStyle w:val="Kpalrs"/>
          </w:pPr>
        </w:pPrChange>
      </w:pPr>
      <w:del w:id="1104" w:author="Nonstop Gamerek" w:date="2025-04-23T12:46:00Z">
        <w:r w:rsidDel="008851AB">
          <w:delText>21</w:delText>
        </w:r>
        <w:r w:rsidR="00CC5331" w:rsidDel="008851AB">
          <w:delText xml:space="preserve">. Ábra: </w:delText>
        </w:r>
        <w:r w:rsidR="0025441B" w:rsidDel="008851AB">
          <w:delText>példa a definiált osztályra</w:delText>
        </w:r>
      </w:del>
    </w:p>
    <w:p w14:paraId="372BBA9A" w14:textId="77777777" w:rsidR="0025441B" w:rsidRPr="0025441B" w:rsidRDefault="0025441B" w:rsidP="0025441B"/>
    <w:p w14:paraId="774F5133" w14:textId="4CB8108C" w:rsidR="0025441B" w:rsidRDefault="0025441B" w:rsidP="0025441B">
      <w:pPr>
        <w:pStyle w:val="Cmsor3"/>
      </w:pPr>
      <w:bookmarkStart w:id="1105" w:name="_Toc195551953"/>
      <w:r>
        <w:t>Lokális adatbázis alapú adatmentés</w:t>
      </w:r>
      <w:bookmarkEnd w:id="1105"/>
    </w:p>
    <w:p w14:paraId="4EB0D7CD" w14:textId="01C15AF6" w:rsidR="0025441B" w:rsidRDefault="0025441B" w:rsidP="0025441B">
      <w:pPr>
        <w:ind w:firstLine="505"/>
      </w:pPr>
      <w:r>
        <w:t xml:space="preserve">A játékfejlesztés során a biztonsági mentésen kívül szükség van egy átlátható és hatékonyan kezelhető adattárolási módszerre is. Erre a célra kiváló a lokális adatbázisba történő mentés, esetemben az </w:t>
      </w:r>
      <w:proofErr w:type="spellStart"/>
      <w:r>
        <w:t>SQLite</w:t>
      </w:r>
      <w:proofErr w:type="spellEnd"/>
      <w:r>
        <w:t xml:space="preserve"> használata, a könnyű kezelhetőség és professzionális adatkezelés miatt.</w:t>
      </w:r>
    </w:p>
    <w:p w14:paraId="31FBC9EF" w14:textId="32735868" w:rsidR="0025441B" w:rsidRDefault="0025441B" w:rsidP="0025441B">
      <w:pPr>
        <w:ind w:firstLine="0"/>
      </w:pPr>
      <w:r>
        <w:t xml:space="preserve">Az </w:t>
      </w:r>
      <w:proofErr w:type="spellStart"/>
      <w:r>
        <w:t>SQLite</w:t>
      </w:r>
      <w:proofErr w:type="spellEnd"/>
      <w:r>
        <w:t xml:space="preserve"> egy beágyazott, fájlalapú adatbázis-kezelő rendszer, amely nem igényel külön szervertelepítést vagy hálózati kapcsolatot mégis egy teljes értékű SQL adatbázist biztosít. A fejlesztés során ez lehetővé te</w:t>
      </w:r>
      <w:r w:rsidR="00406F2F">
        <w:t>tte</w:t>
      </w:r>
      <w:r>
        <w:t xml:space="preserve">, hogy a játékos adatait például a statisztikákat, elért eredményeket, </w:t>
      </w:r>
      <w:r w:rsidR="00406F2F">
        <w:t>strukturált</w:t>
      </w:r>
      <w:r>
        <w:t>, relációs formában tároljuk.</w:t>
      </w:r>
    </w:p>
    <w:p w14:paraId="4D17AA96" w14:textId="10BE8BFB" w:rsidR="0025441B" w:rsidRDefault="00406F2F" w:rsidP="0025441B">
      <w:pPr>
        <w:ind w:firstLine="0"/>
      </w:pPr>
      <w:r>
        <w:t>Ezt a fajta adatbázist</w:t>
      </w:r>
      <w:r w:rsidR="0025441B">
        <w:t xml:space="preserve"> könnyen kezelhetjük az </w:t>
      </w:r>
      <w:proofErr w:type="spellStart"/>
      <w:r w:rsidR="0025441B">
        <w:t>SQLite</w:t>
      </w:r>
      <w:proofErr w:type="spellEnd"/>
      <w:r w:rsidR="0025441B">
        <w:t xml:space="preserve"> DB Browser nevű grafikus felülettel, amely lehetővé teszi az adatok vizuális szerkesztését, lekérdezését és ellenőrzését. Ez </w:t>
      </w:r>
      <w:r>
        <w:t>rendkívül fontos és</w:t>
      </w:r>
      <w:r w:rsidR="0025441B">
        <w:t xml:space="preserve"> hasznos a fejlesztési és tesztelési szakaszban, </w:t>
      </w:r>
      <w:r>
        <w:t xml:space="preserve">mivel így </w:t>
      </w:r>
      <w:r w:rsidR="0025441B">
        <w:t>minden átlátható és jól szerkeszthető formában elérhető.</w:t>
      </w:r>
    </w:p>
    <w:p w14:paraId="1B9FC155" w14:textId="4E3D04C3" w:rsidR="0025441B" w:rsidRDefault="005D0D4D" w:rsidP="0025441B">
      <w:pPr>
        <w:ind w:firstLine="0"/>
      </w:pPr>
      <w:r>
        <w:t>Ez az adatbázis jól</w:t>
      </w:r>
      <w:r w:rsidR="0025441B">
        <w:t xml:space="preserve"> kezeli a nagymennyiségű, összetett adatokat</w:t>
      </w:r>
      <w:r>
        <w:t xml:space="preserve"> és k</w:t>
      </w:r>
      <w:r w:rsidR="0025441B">
        <w:t>épes kapcsolatok, lekérdezések, szűrések és rendezések kezelésére</w:t>
      </w:r>
      <w:r>
        <w:t>. Ezek mellett biztonságosabb,</w:t>
      </w:r>
      <w:r w:rsidR="0025441B">
        <w:t xml:space="preserve"> </w:t>
      </w:r>
      <w:r>
        <w:t>mint</w:t>
      </w:r>
      <w:r w:rsidR="0025441B">
        <w:t xml:space="preserve"> a fájlalapú mentés, mivel az adatok nem közvetlenül olvashatóak szöveges formában, így nehezebb őket manipulálni vagy meghamisítani.</w:t>
      </w:r>
    </w:p>
    <w:p w14:paraId="5AC88D94" w14:textId="3B2A76AE" w:rsidR="0025441B" w:rsidRDefault="005D0D4D" w:rsidP="0025441B">
      <w:pPr>
        <w:ind w:firstLine="0"/>
      </w:pPr>
      <w:r>
        <w:t>Főbb előnyei, ami miatt ezt a módszert választottam</w:t>
      </w:r>
      <w:r w:rsidR="0025441B">
        <w:t>:</w:t>
      </w:r>
    </w:p>
    <w:p w14:paraId="365FF5FF" w14:textId="7DFB6A57" w:rsidR="0025441B" w:rsidRDefault="0025441B" w:rsidP="0025441B">
      <w:pPr>
        <w:pStyle w:val="Listaszerbekezds"/>
        <w:numPr>
          <w:ilvl w:val="0"/>
          <w:numId w:val="53"/>
        </w:numPr>
      </w:pPr>
      <w:r>
        <w:t>Strukturált adattárolás relációs rendszerben</w:t>
      </w:r>
    </w:p>
    <w:p w14:paraId="63B1D919" w14:textId="398B22FD" w:rsidR="0025441B" w:rsidRDefault="0025441B" w:rsidP="0025441B">
      <w:pPr>
        <w:pStyle w:val="Listaszerbekezds"/>
        <w:numPr>
          <w:ilvl w:val="0"/>
          <w:numId w:val="53"/>
        </w:numPr>
      </w:pPr>
      <w:r>
        <w:t>Egyszerű integráció játékmotorokkal, például Unity-vel</w:t>
      </w:r>
    </w:p>
    <w:p w14:paraId="61C80698" w14:textId="3601F224" w:rsidR="0025441B" w:rsidRDefault="0025441B" w:rsidP="0025441B">
      <w:pPr>
        <w:pStyle w:val="Listaszerbekezds"/>
        <w:numPr>
          <w:ilvl w:val="0"/>
          <w:numId w:val="53"/>
        </w:numPr>
      </w:pPr>
      <w:r>
        <w:t>Nagy mennyiségű adat gyors kezelése és lekérdezése</w:t>
      </w:r>
    </w:p>
    <w:p w14:paraId="302A240D" w14:textId="7C908E18" w:rsidR="0025441B" w:rsidRDefault="0025441B" w:rsidP="0025441B">
      <w:pPr>
        <w:pStyle w:val="Listaszerbekezds"/>
        <w:numPr>
          <w:ilvl w:val="0"/>
          <w:numId w:val="53"/>
        </w:numPr>
      </w:pPr>
      <w:proofErr w:type="spellStart"/>
      <w:r>
        <w:t>SQLite</w:t>
      </w:r>
      <w:proofErr w:type="spellEnd"/>
      <w:r>
        <w:t xml:space="preserve"> DB Browser révén könnyen szerkeszthető, vizsgálható</w:t>
      </w:r>
    </w:p>
    <w:p w14:paraId="67B4B12D" w14:textId="413C6912" w:rsidR="0025441B" w:rsidRDefault="0025441B" w:rsidP="0025441B">
      <w:pPr>
        <w:pStyle w:val="Listaszerbekezds"/>
        <w:numPr>
          <w:ilvl w:val="0"/>
          <w:numId w:val="53"/>
        </w:numPr>
      </w:pPr>
      <w:r>
        <w:t xml:space="preserve">Nincs szükség külön szerverre </w:t>
      </w:r>
      <w:r w:rsidR="005D0D4D">
        <w:t xml:space="preserve">mivel </w:t>
      </w:r>
      <w:r>
        <w:t>minden egy fájlban tárolódik</w:t>
      </w:r>
    </w:p>
    <w:p w14:paraId="15167EAF" w14:textId="19FE0675" w:rsidR="00CC5331" w:rsidRDefault="0025441B" w:rsidP="0025441B">
      <w:pPr>
        <w:pStyle w:val="Listaszerbekezds"/>
        <w:numPr>
          <w:ilvl w:val="0"/>
          <w:numId w:val="53"/>
        </w:numPr>
      </w:pPr>
      <w:r>
        <w:t>Stabil és megbízható, még komplex adatszerkezetek esetén is</w:t>
      </w:r>
    </w:p>
    <w:p w14:paraId="51977EB6" w14:textId="0C13E456" w:rsidR="0025441B" w:rsidRPr="00CC5331" w:rsidRDefault="004B36EA" w:rsidP="00CC5331">
      <w:pPr>
        <w:ind w:firstLine="0"/>
      </w:pPr>
      <w:r>
        <w:t>A statisztika készítése során ezzel a technológiával könnyen ki tudtam nyerni az adatokat és kezelni tudtam őket.</w:t>
      </w:r>
    </w:p>
    <w:p w14:paraId="49CE3180" w14:textId="7284373A" w:rsidR="00DF21C0" w:rsidRDefault="00DF21C0" w:rsidP="00DF21C0">
      <w:pPr>
        <w:pStyle w:val="Cmsor2"/>
      </w:pPr>
      <w:bookmarkStart w:id="1106" w:name="_Toc195551954"/>
      <w:r>
        <w:t>Szintek közötti váltás</w:t>
      </w:r>
      <w:bookmarkEnd w:id="1106"/>
    </w:p>
    <w:p w14:paraId="5547A2C1" w14:textId="026875AF" w:rsidR="00DF21C0" w:rsidRDefault="007E7F78" w:rsidP="007E7F78">
      <w:pPr>
        <w:pStyle w:val="Firstparagraph"/>
        <w:ind w:firstLine="431"/>
      </w:pPr>
      <w:r>
        <w:t xml:space="preserve">Miután elkészültek a szintek szükség volt egy logikára, ami a játék linearitását képviseli, tehát nem egymástól elkülönülő szintekként jelennek meg a pályák, hanem </w:t>
      </w:r>
      <w:r>
        <w:lastRenderedPageBreak/>
        <w:t>dinamikusan követik egymást és egy fluid élményt biztosítanak az éppen játékban lévő játékosnak.</w:t>
      </w:r>
    </w:p>
    <w:p w14:paraId="45D75A11" w14:textId="34B33440" w:rsidR="007E7F78" w:rsidRDefault="007E7F78" w:rsidP="007E7F78">
      <w:pPr>
        <w:ind w:firstLine="0"/>
      </w:pPr>
      <w:r>
        <w:t>Az egyszerű lineáris videójátékok olyan játékélményt kínálnak, ahol a játékos előre meghatározott útvonalon haladhat végig, szintenként strukturálva. A lineáris felépítés egyik legfontosabb tervezési aspektusa a szintek közötti fluid, zökkenőmentes átjárás biztosítása. Ez nem csak technikai megoldás, hanem kulcsfontosságú a játékos élményének fenntartása szempontjából: egy jól áramló játékmenet segíti a beleélést, csökkenti a frusztrációt, és fenntartja a játékos motivációját.</w:t>
      </w:r>
    </w:p>
    <w:p w14:paraId="673FB44B" w14:textId="14FA79B7" w:rsidR="007E7F78" w:rsidRDefault="007E7F78" w:rsidP="007E7F78">
      <w:pPr>
        <w:ind w:firstLine="0"/>
      </w:pPr>
      <w:r>
        <w:t>Ez nyújt lehetőséget a fejlesztőknek az iránymutatásra is. A szintek logikus és gördülékeny összekötése megmutathatja, merre érdemes haladnia, mit kell elérnie, és milyen kihívások várnak rá a következő szakaszban. Ezáltal a játékos sosem érzi elveszettnek magát, és mindig van világos célja.</w:t>
      </w:r>
    </w:p>
    <w:p w14:paraId="681C0B4A" w14:textId="2C0997FC" w:rsidR="007E7F78" w:rsidRDefault="00685871" w:rsidP="007E7F78">
      <w:pPr>
        <w:ind w:firstLine="0"/>
      </w:pPr>
      <w:r>
        <w:t xml:space="preserve">Ebben az esetben a különböző jelenetváltásokkal nem kellett foglalkoznom mivel a 4 szintet egy jeleneten belül helyeztem el. Ezáltal viszont szükség volt egy </w:t>
      </w:r>
      <w:r w:rsidR="00E67016">
        <w:t>folyamatra,</w:t>
      </w:r>
      <w:r>
        <w:t xml:space="preserve"> ami által ellenőrizni tudom a következ</w:t>
      </w:r>
      <w:r w:rsidR="00E67016">
        <w:t>ő kérdéseket</w:t>
      </w:r>
      <w:r>
        <w:t>:</w:t>
      </w:r>
    </w:p>
    <w:p w14:paraId="50FD8A71" w14:textId="6B2AB320" w:rsidR="00685871" w:rsidRDefault="00E67016" w:rsidP="000422CC">
      <w:pPr>
        <w:pStyle w:val="Listaszerbekezds"/>
        <w:numPr>
          <w:ilvl w:val="0"/>
          <w:numId w:val="51"/>
        </w:numPr>
      </w:pPr>
      <w:r>
        <w:t>Elindította-e a játékos a szinten lévő játékot?</w:t>
      </w:r>
    </w:p>
    <w:p w14:paraId="6026C62A" w14:textId="2E5BF5C9" w:rsidR="00E67016" w:rsidRDefault="00E67016" w:rsidP="000422CC">
      <w:pPr>
        <w:pStyle w:val="Listaszerbekezds"/>
        <w:numPr>
          <w:ilvl w:val="0"/>
          <w:numId w:val="51"/>
        </w:numPr>
      </w:pPr>
      <w:r>
        <w:t>Teljesítette-e már a feladatot, amit a szint képviselt?</w:t>
      </w:r>
    </w:p>
    <w:p w14:paraId="7B6C9E6B" w14:textId="6E1EF2E7" w:rsidR="00E67016" w:rsidRDefault="00E67016" w:rsidP="000422CC">
      <w:pPr>
        <w:pStyle w:val="Listaszerbekezds"/>
        <w:numPr>
          <w:ilvl w:val="0"/>
          <w:numId w:val="51"/>
        </w:numPr>
      </w:pPr>
      <w:r>
        <w:t xml:space="preserve">Ha teljesítette </w:t>
      </w:r>
      <w:proofErr w:type="spellStart"/>
      <w:r>
        <w:t>mentődtek</w:t>
      </w:r>
      <w:proofErr w:type="spellEnd"/>
      <w:r>
        <w:t>-e az adatok az adatbázisba?</w:t>
      </w:r>
    </w:p>
    <w:p w14:paraId="345979E3" w14:textId="790B0412" w:rsidR="00E67016" w:rsidRDefault="00E67016" w:rsidP="000422CC">
      <w:pPr>
        <w:pStyle w:val="Listaszerbekezds"/>
        <w:numPr>
          <w:ilvl w:val="0"/>
          <w:numId w:val="51"/>
        </w:numPr>
      </w:pPr>
      <w:r>
        <w:t>Ha elmentődött minden tovább tud-e jutni a játékos a következő szintre?</w:t>
      </w:r>
    </w:p>
    <w:p w14:paraId="36A823E5" w14:textId="240EBEE2" w:rsidR="00E67016" w:rsidRDefault="00E67016" w:rsidP="000422CC">
      <w:pPr>
        <w:pStyle w:val="Listaszerbekezds"/>
        <w:numPr>
          <w:ilvl w:val="0"/>
          <w:numId w:val="51"/>
        </w:numPr>
      </w:pPr>
      <w:r>
        <w:t>Egyértelmű-e a tovább haladás jelzése?</w:t>
      </w:r>
    </w:p>
    <w:p w14:paraId="64BDAAC2" w14:textId="3EA70B61" w:rsidR="000422CC" w:rsidRDefault="000422CC" w:rsidP="000422CC">
      <w:pPr>
        <w:ind w:firstLine="0"/>
      </w:pPr>
      <w:r>
        <w:t>A kérdések megválaszolásakor minden adott lesz arra, hogy a játékos tovább tudjon jutni és egyértelmű legyen a tovább haladás.</w:t>
      </w:r>
    </w:p>
    <w:p w14:paraId="296C4E13" w14:textId="04FCBC9F" w:rsidR="000422CC" w:rsidRDefault="003071F1" w:rsidP="000422CC">
      <w:pPr>
        <w:pStyle w:val="Cmsor3"/>
      </w:pPr>
      <w:bookmarkStart w:id="1107" w:name="_Toc195551955"/>
      <w:r>
        <w:t>Szint indítás</w:t>
      </w:r>
      <w:r w:rsidR="00FD0288">
        <w:t xml:space="preserve"> és teljesítés</w:t>
      </w:r>
      <w:r>
        <w:t xml:space="preserve"> ellenőrzése</w:t>
      </w:r>
      <w:bookmarkEnd w:id="1107"/>
    </w:p>
    <w:p w14:paraId="587C1567" w14:textId="6002D70F" w:rsidR="003071F1" w:rsidRDefault="003071F1" w:rsidP="00FD0288">
      <w:pPr>
        <w:pStyle w:val="Firstparagraph"/>
        <w:ind w:firstLine="431"/>
      </w:pPr>
      <w:r>
        <w:t xml:space="preserve">Ahogy azt fentebb a szintek logikai tervezésekor bemutattam minden szint előtt egy moduláris ablak gondoskodik a játékos iránymutatásáról. Adott szintlogikák elindításához pedig az első három esetben indítógombok biztosítják a játék kezdetét míg a labirintus esetében az első alkalommal való labirintus végébe történő belépés. A kódokban definiáltam logikai </w:t>
      </w:r>
      <w:r w:rsidR="00FD0288">
        <w:t>változókat,</w:t>
      </w:r>
      <w:r>
        <w:t xml:space="preserve"> amik igaz vagy hamis értékeket vehetnek fel, általában egyértelmű névvel ellátva például „</w:t>
      </w:r>
      <w:proofErr w:type="spellStart"/>
      <w:r>
        <w:t>isPlaying</w:t>
      </w:r>
      <w:proofErr w:type="spellEnd"/>
      <w:r>
        <w:t xml:space="preserve">”. A játék indítása előtt ezek a változók hamis értéken vannak definiálva majd a játék indításakor (tehát például a „start” gomb megnyomásakor) </w:t>
      </w:r>
      <w:r w:rsidR="00FD0288">
        <w:t>igaz értékre váltanak.</w:t>
      </w:r>
    </w:p>
    <w:p w14:paraId="654521B4" w14:textId="3EA901D2" w:rsidR="00FD0288" w:rsidRDefault="00FD0288" w:rsidP="00FD0288">
      <w:pPr>
        <w:ind w:firstLine="0"/>
      </w:pPr>
      <w:r>
        <w:lastRenderedPageBreak/>
        <w:t>Ez a változó által folyamatosan meghatározható, hogy a játékos mikor van játékban és mikor teljesítette azt. Kódolásban ezáltal szabályozhatóvá válok az, hogy amikor a játékos játékban van ne tudjon új játékot indítani, illetve, hogy ha befejezte azt küldjön visszajelzést a tovább haladásról a játékosnak.</w:t>
      </w:r>
    </w:p>
    <w:p w14:paraId="60CBA5D5" w14:textId="051D3F17" w:rsidR="00FD0288" w:rsidRDefault="00FD0288" w:rsidP="00FD0288">
      <w:pPr>
        <w:pStyle w:val="Cmsor3"/>
      </w:pPr>
      <w:bookmarkStart w:id="1108" w:name="_Toc195551956"/>
      <w:r>
        <w:t>Eredménymentés a játék végével</w:t>
      </w:r>
      <w:bookmarkEnd w:id="1108"/>
    </w:p>
    <w:p w14:paraId="0F6DC5B8" w14:textId="6BF8EC4A" w:rsidR="00EA0FBA" w:rsidDel="00F569EF" w:rsidRDefault="00F569EF" w:rsidP="00AA38DC">
      <w:pPr>
        <w:ind w:firstLine="431"/>
        <w:rPr>
          <w:del w:id="1109" w:author="Nonstop Gamerek" w:date="2025-04-23T12:46:00Z"/>
        </w:rPr>
      </w:pPr>
      <w:ins w:id="1110" w:author="Nonstop Gamerek" w:date="2025-04-23T12:46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30944" behindDoc="0" locked="0" layoutInCell="1" allowOverlap="1" wp14:anchorId="1E5DD440" wp14:editId="594CBF72">
                  <wp:simplePos x="0" y="0"/>
                  <wp:positionH relativeFrom="column">
                    <wp:posOffset>899795</wp:posOffset>
                  </wp:positionH>
                  <wp:positionV relativeFrom="paragraph">
                    <wp:posOffset>3578860</wp:posOffset>
                  </wp:positionV>
                  <wp:extent cx="3919855" cy="635"/>
                  <wp:effectExtent l="0" t="0" r="0" b="0"/>
                  <wp:wrapTopAndBottom/>
                  <wp:docPr id="53" name="Szövegdoboz 5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919855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3D6C923" w14:textId="48B779A7" w:rsidR="00A90DB9" w:rsidRPr="00750D73" w:rsidRDefault="00A90DB9">
                              <w:pPr>
                                <w:pStyle w:val="Kpalrs"/>
                                <w:rPr>
                                  <w:noProof/>
                                </w:rPr>
                                <w:pPrChange w:id="1111" w:author="Nonstop Gamerek" w:date="2025-04-23T12:46:00Z">
                                  <w:pPr>
                                    <w:ind w:firstLine="431"/>
                                  </w:pPr>
                                </w:pPrChange>
                              </w:pPr>
                              <w:ins w:id="1112" w:author="Nonstop Gamerek" w:date="2025-04-23T12:46:00Z">
                                <w:r>
                                  <w:rPr>
                                    <w:noProof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</w:rPr>
                                  <w:instrText xml:space="preserve"> SEQ ábra \* ARABIC </w:instrText>
                                </w:r>
                              </w:ins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1113" w:name="_Toc196304945"/>
                              <w:ins w:id="1114" w:author="Nonstop Gamerek" w:date="2025-04-25T13:41:00Z">
                                <w:r w:rsidR="00113BD1">
                                  <w:rPr>
                                    <w:noProof/>
                                  </w:rPr>
                                  <w:t>22</w:t>
                                </w:r>
                              </w:ins>
                              <w:ins w:id="1115" w:author="Nonstop Gamerek" w:date="2025-04-23T12:46:00Z"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t>. ábra: Inicializálás metódusából illusztrációs részlet</w:t>
                                </w:r>
                              </w:ins>
                              <w:bookmarkEnd w:id="111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1E5DD440" id="Szövegdoboz 53" o:spid="_x0000_s1046" type="#_x0000_t202" style="position:absolute;left:0;text-align:left;margin-left:70.85pt;margin-top:281.8pt;width:308.65pt;height: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" stroked="f">
                  <v:textbox style="mso-fit-shape-to-text:t" inset="0,0,0,0">
                    <w:txbxContent>
                      <w:p w14:paraId="73D6C923" w14:textId="48B779A7" w:rsidR="00A90DB9" w:rsidRPr="00750D73" w:rsidRDefault="00A90DB9">
                        <w:pPr>
                          <w:pStyle w:val="Kpalrs"/>
                          <w:rPr>
                            <w:noProof/>
                          </w:rPr>
                          <w:pPrChange w:id="1116" w:author="Nonstop Gamerek" w:date="2025-04-23T12:46:00Z">
                            <w:pPr>
                              <w:ind w:firstLine="431"/>
                            </w:pPr>
                          </w:pPrChange>
                        </w:pPr>
                        <w:ins w:id="1117" w:author="Nonstop Gamerek" w:date="2025-04-23T12:46:00Z"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SEQ ábra \* ARABIC </w:instrText>
                          </w:r>
                        </w:ins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1118" w:name="_Toc196304945"/>
                        <w:ins w:id="1119" w:author="Nonstop Gamerek" w:date="2025-04-25T13:41:00Z">
                          <w:r w:rsidR="00113BD1">
                            <w:rPr>
                              <w:noProof/>
                            </w:rPr>
                            <w:t>22</w:t>
                          </w:r>
                        </w:ins>
                        <w:ins w:id="1120" w:author="Nonstop Gamerek" w:date="2025-04-23T12:46:00Z"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t>. ábra: Inicializálás metódusából illusztrációs részlet</w:t>
                          </w:r>
                        </w:ins>
                        <w:bookmarkEnd w:id="1118"/>
                      </w:p>
                    </w:txbxContent>
                  </v:textbox>
                  <w10:wrap type="topAndBottom"/>
                </v:shape>
              </w:pict>
            </mc:Fallback>
          </mc:AlternateContent>
        </w:r>
      </w:ins>
      <w:r w:rsidR="004C4D45" w:rsidRPr="004C4D45">
        <w:rPr>
          <w:noProof/>
        </w:rPr>
        <w:drawing>
          <wp:anchor distT="0" distB="0" distL="114300" distR="114300" simplePos="0" relativeHeight="251682816" behindDoc="0" locked="0" layoutInCell="1" allowOverlap="1" wp14:anchorId="35C90AF2" wp14:editId="170C7122">
            <wp:simplePos x="0" y="0"/>
            <wp:positionH relativeFrom="margin">
              <wp:posOffset>900197</wp:posOffset>
            </wp:positionH>
            <wp:positionV relativeFrom="paragraph">
              <wp:posOffset>1277293</wp:posOffset>
            </wp:positionV>
            <wp:extent cx="3920213" cy="2245259"/>
            <wp:effectExtent l="0" t="0" r="4445" b="3175"/>
            <wp:wrapTopAndBottom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213" cy="2245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38DC">
        <w:t xml:space="preserve">Az eredmények mentését a játék során egy üres objektumra húzott </w:t>
      </w:r>
      <w:del w:id="1121" w:author="Nonstop Gamerek" w:date="2025-04-25T11:58:00Z">
        <w:r w:rsidR="00AA38DC" w:rsidDel="009507C6">
          <w:delText xml:space="preserve">script </w:delText>
        </w:r>
      </w:del>
      <w:ins w:id="1122" w:author="Nonstop Gamerek" w:date="2025-04-25T11:58:00Z">
        <w:r w:rsidR="009507C6">
          <w:t xml:space="preserve">kód </w:t>
        </w:r>
      </w:ins>
      <w:r w:rsidR="00AA38DC">
        <w:t xml:space="preserve">vezérli, amiben a teljes mentés logikája definiálva van. A kód elején végbe megy egy ellenőrző </w:t>
      </w:r>
      <w:r w:rsidR="004C4D45">
        <w:t>metódus,</w:t>
      </w:r>
      <w:r w:rsidR="00AA38DC">
        <w:t xml:space="preserve"> ami az adatbázis lokális mappáját ellenőrzi, hogy létezik-e az adatbázis</w:t>
      </w:r>
      <w:r w:rsidR="004C4D45">
        <w:t xml:space="preserve"> fájlja. Ha nem akkor létrehozza az inicializáláskor</w:t>
      </w:r>
      <w:r w:rsidR="00181E64">
        <w:t xml:space="preserve"> ezek mellett a metódus során </w:t>
      </w:r>
      <w:r w:rsidR="004C4D45">
        <w:t>a táblákat külön létrehozza minden játéktípusra.</w:t>
      </w:r>
    </w:p>
    <w:p w14:paraId="4ABB24A9" w14:textId="2D6DF58C" w:rsidR="004C4D45" w:rsidRDefault="006D1130">
      <w:pPr>
        <w:ind w:firstLine="431"/>
        <w:pPrChange w:id="1123" w:author="Nonstop Gamerek" w:date="2025-04-23T12:46:00Z">
          <w:pPr>
            <w:pStyle w:val="Kpalrs"/>
          </w:pPr>
        </w:pPrChange>
      </w:pPr>
      <w:del w:id="1124" w:author="Nonstop Gamerek" w:date="2025-04-23T12:46:00Z">
        <w:r w:rsidDel="00F569EF">
          <w:delText>22</w:delText>
        </w:r>
        <w:r w:rsidR="004C4D45" w:rsidDel="00F569EF">
          <w:delText>. Ábra: Inicializálás metódusából illusztrációs részlet</w:delText>
        </w:r>
      </w:del>
    </w:p>
    <w:p w14:paraId="0E16DD5E" w14:textId="7264C983" w:rsidR="004C4D45" w:rsidRDefault="004C4D45" w:rsidP="004C4D45">
      <w:pPr>
        <w:ind w:firstLine="0"/>
      </w:pPr>
      <w:r>
        <w:t>Miután a játékokat teljesítette a játékos</w:t>
      </w:r>
      <w:r w:rsidR="00181E64">
        <w:t>,</w:t>
      </w:r>
      <w:r>
        <w:t xml:space="preserve"> végbemegy egy mentés az adatbázisba az éppen játékban lévő </w:t>
      </w:r>
      <w:r w:rsidR="00181E64">
        <w:t>azonosítóval</w:t>
      </w:r>
      <w:r>
        <w:t>.</w:t>
      </w:r>
    </w:p>
    <w:p w14:paraId="78180860" w14:textId="17813339" w:rsidR="004C4D45" w:rsidRDefault="004C4D45" w:rsidP="004C4D45">
      <w:pPr>
        <w:pStyle w:val="Cmsor3"/>
      </w:pPr>
      <w:r>
        <w:t xml:space="preserve"> </w:t>
      </w:r>
      <w:bookmarkStart w:id="1125" w:name="_Toc195551957"/>
      <w:r>
        <w:t>Szintek közötti tovább haladás</w:t>
      </w:r>
      <w:bookmarkEnd w:id="1125"/>
    </w:p>
    <w:p w14:paraId="5296C88E" w14:textId="5FC299E1" w:rsidR="00181E64" w:rsidRDefault="00181E64" w:rsidP="00181E64">
      <w:pPr>
        <w:pStyle w:val="Firstparagraph"/>
        <w:ind w:firstLine="431"/>
      </w:pPr>
      <w:r>
        <w:t>Mivel a szintek egy „</w:t>
      </w:r>
      <w:proofErr w:type="spellStart"/>
      <w:r>
        <w:t>scen</w:t>
      </w:r>
      <w:r w:rsidR="00807C8E">
        <w:t>e</w:t>
      </w:r>
      <w:proofErr w:type="spellEnd"/>
      <w:r>
        <w:t>” -en belül vannak elhelyezve az adott játék végével meg kellett oldanom az átjárási lehetőséget.</w:t>
      </w:r>
    </w:p>
    <w:p w14:paraId="628FF47D" w14:textId="14D01D06" w:rsidR="00181E64" w:rsidRDefault="00181E64" w:rsidP="00181E64">
      <w:pPr>
        <w:ind w:firstLine="0"/>
      </w:pPr>
      <w:r>
        <w:t>A fenti ellenőrzések és adatmentések után a játékos előtt felugrik egy szöveg, ami a tovább haladásra utasítja, majd megadott másodperc határon belül eltűnik. A szöveg pontos tartalma az, hogy „Eredményeit mentettük! Tovább haladhat a mögötte lévő ajtónál.”. Majd, ha ezután megfordul a játékos láthatja az ajtót a szoba másik végén. Erre az elemre való utalást a súgó gomb megnyomásánál is találhat.</w:t>
      </w:r>
    </w:p>
    <w:p w14:paraId="011465B2" w14:textId="77292E55" w:rsidR="00237EE5" w:rsidRDefault="005C53D3" w:rsidP="00237EE5">
      <w:pPr>
        <w:ind w:firstLine="0"/>
      </w:pPr>
      <w:ins w:id="1126" w:author="Nonstop Gamerek" w:date="2025-04-23T12:47:00Z">
        <w:r>
          <w:rPr>
            <w:noProof/>
          </w:rPr>
          <w:lastRenderedPageBreak/>
          <mc:AlternateContent>
            <mc:Choice Requires="wps">
              <w:drawing>
                <wp:anchor distT="0" distB="0" distL="114300" distR="114300" simplePos="0" relativeHeight="251732992" behindDoc="0" locked="0" layoutInCell="1" allowOverlap="1" wp14:anchorId="20828531" wp14:editId="03D952E4">
                  <wp:simplePos x="0" y="0"/>
                  <wp:positionH relativeFrom="column">
                    <wp:posOffset>864870</wp:posOffset>
                  </wp:positionH>
                  <wp:positionV relativeFrom="paragraph">
                    <wp:posOffset>2943860</wp:posOffset>
                  </wp:positionV>
                  <wp:extent cx="4079875" cy="635"/>
                  <wp:effectExtent l="0" t="0" r="0" b="0"/>
                  <wp:wrapTopAndBottom/>
                  <wp:docPr id="54" name="Szövegdoboz 5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4079875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3E8AACD" w14:textId="7937F8B9" w:rsidR="00A90DB9" w:rsidRPr="00F11085" w:rsidRDefault="00A90DB9">
                              <w:pPr>
                                <w:pStyle w:val="Kpalrs"/>
                                <w:pPrChange w:id="1127" w:author="Nonstop Gamerek" w:date="2025-04-23T12:47:00Z">
                                  <w:pPr/>
                                </w:pPrChange>
                              </w:pPr>
                              <w:ins w:id="1128" w:author="Nonstop Gamerek" w:date="2025-04-23T12:47:00Z">
                                <w:r>
                                  <w:rPr>
                                    <w:noProof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</w:rPr>
                                  <w:instrText xml:space="preserve"> SEQ ábra \* ARABIC </w:instrText>
                                </w:r>
                              </w:ins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1129" w:name="_Toc196304946"/>
                              <w:ins w:id="1130" w:author="Nonstop Gamerek" w:date="2025-04-25T13:41:00Z">
                                <w:r w:rsidR="00113BD1">
                                  <w:rPr>
                                    <w:noProof/>
                                  </w:rPr>
                                  <w:t>23</w:t>
                                </w:r>
                              </w:ins>
                              <w:ins w:id="1131" w:author="Nonstop Gamerek" w:date="2025-04-23T12:47:00Z"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t>. ábra: illusztráció a szintek pozíciójának tárolásáról</w:t>
                                </w:r>
                              </w:ins>
                              <w:bookmarkEnd w:id="1129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20828531" id="Szövegdoboz 54" o:spid="_x0000_s1047" type="#_x0000_t202" style="position:absolute;left:0;text-align:left;margin-left:68.1pt;margin-top:231.8pt;width:321.2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" stroked="f">
                  <v:textbox style="mso-fit-shape-to-text:t" inset="0,0,0,0">
                    <w:txbxContent>
                      <w:p w14:paraId="43E8AACD" w14:textId="7937F8B9" w:rsidR="00A90DB9" w:rsidRPr="00F11085" w:rsidRDefault="00A90DB9">
                        <w:pPr>
                          <w:pStyle w:val="Kpalrs"/>
                          <w:pPrChange w:id="1132" w:author="Nonstop Gamerek" w:date="2025-04-23T12:47:00Z">
                            <w:pPr/>
                          </w:pPrChange>
                        </w:pPr>
                        <w:ins w:id="1133" w:author="Nonstop Gamerek" w:date="2025-04-23T12:47:00Z"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SEQ ábra \* ARABIC </w:instrText>
                          </w:r>
                        </w:ins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1134" w:name="_Toc196304946"/>
                        <w:ins w:id="1135" w:author="Nonstop Gamerek" w:date="2025-04-25T13:41:00Z">
                          <w:r w:rsidR="00113BD1">
                            <w:rPr>
                              <w:noProof/>
                            </w:rPr>
                            <w:t>23</w:t>
                          </w:r>
                        </w:ins>
                        <w:ins w:id="1136" w:author="Nonstop Gamerek" w:date="2025-04-23T12:47:00Z"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t>. ábra: illusztráció a szintek pozíciójának tárolásáról</w:t>
                          </w:r>
                        </w:ins>
                        <w:bookmarkEnd w:id="1134"/>
                      </w:p>
                    </w:txbxContent>
                  </v:textbox>
                  <w10:wrap type="topAndBottom"/>
                </v:shape>
              </w:pict>
            </mc:Fallback>
          </mc:AlternateContent>
        </w:r>
      </w:ins>
      <w:r w:rsidRPr="002A42AC">
        <w:rPr>
          <w:noProof/>
        </w:rPr>
        <w:drawing>
          <wp:anchor distT="0" distB="0" distL="114300" distR="114300" simplePos="0" relativeHeight="251686912" behindDoc="0" locked="0" layoutInCell="1" allowOverlap="1" wp14:anchorId="0EB1EFF6" wp14:editId="1089B6E9">
            <wp:simplePos x="0" y="0"/>
            <wp:positionH relativeFrom="page">
              <wp:posOffset>2125569</wp:posOffset>
            </wp:positionH>
            <wp:positionV relativeFrom="paragraph">
              <wp:posOffset>1853578</wp:posOffset>
            </wp:positionV>
            <wp:extent cx="4080221" cy="1033611"/>
            <wp:effectExtent l="0" t="0" r="0" b="0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221" cy="103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5E9A">
        <w:t xml:space="preserve">Minden szinten elhelyezett ajtóhoz, társul egy </w:t>
      </w:r>
      <w:proofErr w:type="spellStart"/>
      <w:r w:rsidR="00FD5E9A">
        <w:t>Collider</w:t>
      </w:r>
      <w:proofErr w:type="spellEnd"/>
      <w:r w:rsidR="00FD5E9A">
        <w:t xml:space="preserve">, ami egy </w:t>
      </w:r>
      <w:del w:id="1137" w:author="Nonstop Gamerek" w:date="2025-04-25T11:58:00Z">
        <w:r w:rsidR="00FD5E9A" w:rsidDel="00AC3CDD">
          <w:delText xml:space="preserve">script </w:delText>
        </w:r>
      </w:del>
      <w:ins w:id="1138" w:author="Nonstop Gamerek" w:date="2025-04-25T11:58:00Z">
        <w:r w:rsidR="00AC3CDD">
          <w:t xml:space="preserve">kód </w:t>
        </w:r>
      </w:ins>
      <w:r w:rsidR="00FD5E9A">
        <w:t>segítségével tovább haladást biztosít, ha az előzetes feltételek teljesültek (tehát a játékos teljesítette a szinten lévő játékot). Ezeket a fejlesztés során „</w:t>
      </w:r>
      <w:proofErr w:type="spellStart"/>
      <w:r w:rsidR="00FD5E9A">
        <w:t>NextGameCollider</w:t>
      </w:r>
      <w:proofErr w:type="spellEnd"/>
      <w:r w:rsidR="00FD5E9A">
        <w:t>” -</w:t>
      </w:r>
      <w:proofErr w:type="spellStart"/>
      <w:r w:rsidR="00FD5E9A">
        <w:t>nek</w:t>
      </w:r>
      <w:proofErr w:type="spellEnd"/>
      <w:r w:rsidR="00FD5E9A">
        <w:t xml:space="preserve"> </w:t>
      </w:r>
      <w:r w:rsidR="00237EE5">
        <w:t xml:space="preserve">neveztem </w:t>
      </w:r>
      <w:r w:rsidR="002A42AC">
        <w:t>el,</w:t>
      </w:r>
      <w:r w:rsidR="00237EE5">
        <w:t xml:space="preserve"> ami utal a feladatára is. A hozzárendelt </w:t>
      </w:r>
      <w:del w:id="1139" w:author="Nonstop Gamerek" w:date="2025-04-25T11:58:00Z">
        <w:r w:rsidR="00237EE5" w:rsidDel="0084729C">
          <w:delText>script-ben</w:delText>
        </w:r>
      </w:del>
      <w:proofErr w:type="spellStart"/>
      <w:ins w:id="1140" w:author="Nonstop Gamerek" w:date="2025-04-25T11:58:00Z">
        <w:r w:rsidR="0084729C">
          <w:t>szkriptben</w:t>
        </w:r>
      </w:ins>
      <w:proofErr w:type="spellEnd"/>
      <w:r w:rsidR="00237EE5">
        <w:t xml:space="preserve"> el vannak tárolva az ajtó előtti pontos 3 dimenziós pozíciók vektorosan, olyan formában, hogy minden szinthez egyedi azonosító van rendelve így a játék valós időben látja, hogy a játékos jelenleg melyik szinten tartózkodik és melyik szintre szeretne átmenni.</w:t>
      </w:r>
    </w:p>
    <w:p w14:paraId="71FD8A07" w14:textId="2743C7D0" w:rsidR="002A42AC" w:rsidDel="005C53D3" w:rsidRDefault="006D1130" w:rsidP="002A42AC">
      <w:pPr>
        <w:pStyle w:val="Kpalrs"/>
        <w:rPr>
          <w:del w:id="1141" w:author="Nonstop Gamerek" w:date="2025-04-23T12:47:00Z"/>
        </w:rPr>
      </w:pPr>
      <w:del w:id="1142" w:author="Nonstop Gamerek" w:date="2025-04-23T12:47:00Z">
        <w:r w:rsidDel="005C53D3">
          <w:delText>23</w:delText>
        </w:r>
        <w:r w:rsidR="002A42AC" w:rsidDel="005C53D3">
          <w:delText>. Ábra: illusztráció a szintek pozíciójának tárolásáról</w:delText>
        </w:r>
      </w:del>
    </w:p>
    <w:p w14:paraId="1713FD03" w14:textId="0484956A" w:rsidR="00237EE5" w:rsidRDefault="00237EE5" w:rsidP="00237EE5">
      <w:pPr>
        <w:ind w:firstLine="0"/>
      </w:pPr>
      <w:r>
        <w:t>Az érintkezési pillanat</w:t>
      </w:r>
      <w:r w:rsidR="002A42AC">
        <w:t>ának</w:t>
      </w:r>
      <w:r>
        <w:t xml:space="preserve"> állapotától függően 2 dolog történhet:</w:t>
      </w:r>
    </w:p>
    <w:p w14:paraId="7A5BF152" w14:textId="6513D455" w:rsidR="00237EE5" w:rsidRDefault="00237EE5" w:rsidP="00237EE5">
      <w:pPr>
        <w:pStyle w:val="Listaszerbekezds"/>
        <w:numPr>
          <w:ilvl w:val="0"/>
          <w:numId w:val="55"/>
        </w:numPr>
      </w:pPr>
      <w:r>
        <w:t>Ha minden feltétel teljesült, ellenőrzi éppen melyik szinten tartózkodik a játékos és az utána következő szint szobájába teleportálja át</w:t>
      </w:r>
    </w:p>
    <w:p w14:paraId="44C59BFE" w14:textId="658691F2" w:rsidR="00237EE5" w:rsidRDefault="00237EE5" w:rsidP="00237EE5">
      <w:pPr>
        <w:pStyle w:val="Listaszerbekezds"/>
        <w:numPr>
          <w:ilvl w:val="0"/>
          <w:numId w:val="55"/>
        </w:numPr>
      </w:pPr>
      <w:r>
        <w:t>Ha a feltételek nem teljesültek, visszalöki a játékost és jelzi, hogy még nem teljesítette a szinten lévő feladatot</w:t>
      </w:r>
    </w:p>
    <w:p w14:paraId="7699D58A" w14:textId="0EC02EBA" w:rsidR="002A42AC" w:rsidRDefault="008D7460" w:rsidP="002A42AC">
      <w:pPr>
        <w:ind w:firstLine="0"/>
      </w:pPr>
      <w:ins w:id="1143" w:author="Nonstop Gamerek" w:date="2025-04-23T12:47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35040" behindDoc="0" locked="0" layoutInCell="1" allowOverlap="1" wp14:anchorId="7DCD55EE" wp14:editId="056E4CE6">
                  <wp:simplePos x="0" y="0"/>
                  <wp:positionH relativeFrom="column">
                    <wp:posOffset>1083310</wp:posOffset>
                  </wp:positionH>
                  <wp:positionV relativeFrom="paragraph">
                    <wp:posOffset>2580005</wp:posOffset>
                  </wp:positionV>
                  <wp:extent cx="3757295" cy="635"/>
                  <wp:effectExtent l="0" t="0" r="0" b="0"/>
                  <wp:wrapTopAndBottom/>
                  <wp:docPr id="55" name="Szövegdoboz 5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757295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6C73D98" w14:textId="64E8C65D" w:rsidR="00A90DB9" w:rsidRPr="0030607F" w:rsidRDefault="00A90DB9">
                              <w:pPr>
                                <w:pStyle w:val="Kpalrs"/>
                                <w:rPr>
                                  <w:noProof/>
                                </w:rPr>
                                <w:pPrChange w:id="1144" w:author="Nonstop Gamerek" w:date="2025-04-23T12:47:00Z">
                                  <w:pPr/>
                                </w:pPrChange>
                              </w:pPr>
                              <w:ins w:id="1145" w:author="Nonstop Gamerek" w:date="2025-04-23T12:47:00Z">
                                <w:r>
                                  <w:rPr>
                                    <w:noProof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</w:rPr>
                                  <w:instrText xml:space="preserve"> SEQ ábra \* ARABIC </w:instrText>
                                </w:r>
                              </w:ins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1146" w:name="_Toc196304947"/>
                              <w:ins w:id="1147" w:author="Nonstop Gamerek" w:date="2025-04-25T13:41:00Z">
                                <w:r w:rsidR="00113BD1">
                                  <w:rPr>
                                    <w:noProof/>
                                  </w:rPr>
                                  <w:t>24</w:t>
                                </w:r>
                              </w:ins>
                              <w:ins w:id="1148" w:author="Nonstop Gamerek" w:date="2025-04-23T12:47:00Z"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t>. ábra: illusztráció az „</w:t>
                                </w:r>
                                <w:proofErr w:type="spellStart"/>
                                <w:r>
                                  <w:t>OnTriggerEnter</w:t>
                                </w:r>
                                <w:proofErr w:type="spellEnd"/>
                                <w:r>
                                  <w:t xml:space="preserve"> ()” függvényből</w:t>
                                </w:r>
                              </w:ins>
                              <w:bookmarkEnd w:id="1146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7DCD55EE" id="Szövegdoboz 55" o:spid="_x0000_s1048" type="#_x0000_t202" style="position:absolute;left:0;text-align:left;margin-left:85.3pt;margin-top:203.15pt;width:295.85pt;height: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" stroked="f">
                  <v:textbox style="mso-fit-shape-to-text:t" inset="0,0,0,0">
                    <w:txbxContent>
                      <w:p w14:paraId="66C73D98" w14:textId="64E8C65D" w:rsidR="00A90DB9" w:rsidRPr="0030607F" w:rsidRDefault="00A90DB9">
                        <w:pPr>
                          <w:pStyle w:val="Kpalrs"/>
                          <w:rPr>
                            <w:noProof/>
                          </w:rPr>
                          <w:pPrChange w:id="1149" w:author="Nonstop Gamerek" w:date="2025-04-23T12:47:00Z">
                            <w:pPr/>
                          </w:pPrChange>
                        </w:pPr>
                        <w:ins w:id="1150" w:author="Nonstop Gamerek" w:date="2025-04-23T12:47:00Z"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SEQ ábra \* ARABIC </w:instrText>
                          </w:r>
                        </w:ins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1151" w:name="_Toc196304947"/>
                        <w:ins w:id="1152" w:author="Nonstop Gamerek" w:date="2025-04-25T13:41:00Z">
                          <w:r w:rsidR="00113BD1">
                            <w:rPr>
                              <w:noProof/>
                            </w:rPr>
                            <w:t>24</w:t>
                          </w:r>
                        </w:ins>
                        <w:ins w:id="1153" w:author="Nonstop Gamerek" w:date="2025-04-23T12:47:00Z"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t>. ábra: illusztráció az „</w:t>
                          </w:r>
                          <w:proofErr w:type="spellStart"/>
                          <w:r>
                            <w:t>OnTriggerEnter</w:t>
                          </w:r>
                          <w:proofErr w:type="spellEnd"/>
                          <w:r>
                            <w:t xml:space="preserve"> ()” függvényből</w:t>
                          </w:r>
                        </w:ins>
                        <w:bookmarkEnd w:id="1151"/>
                      </w:p>
                    </w:txbxContent>
                  </v:textbox>
                  <w10:wrap type="topAndBottom"/>
                </v:shape>
              </w:pict>
            </mc:Fallback>
          </mc:AlternateContent>
        </w:r>
      </w:ins>
      <w:r w:rsidR="002A42AC" w:rsidRPr="002A42AC">
        <w:rPr>
          <w:noProof/>
        </w:rPr>
        <w:drawing>
          <wp:anchor distT="0" distB="0" distL="114300" distR="114300" simplePos="0" relativeHeight="251687936" behindDoc="0" locked="0" layoutInCell="1" allowOverlap="1" wp14:anchorId="7948FF9F" wp14:editId="09CC538A">
            <wp:simplePos x="0" y="0"/>
            <wp:positionH relativeFrom="column">
              <wp:posOffset>1083438</wp:posOffset>
            </wp:positionH>
            <wp:positionV relativeFrom="paragraph">
              <wp:posOffset>609285</wp:posOffset>
            </wp:positionV>
            <wp:extent cx="3757492" cy="1914319"/>
            <wp:effectExtent l="0" t="0" r="0" b="0"/>
            <wp:wrapTopAndBottom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492" cy="1914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42AC">
        <w:t>Ezt egy úgynevezett „</w:t>
      </w:r>
      <w:proofErr w:type="spellStart"/>
      <w:r w:rsidR="002A42AC">
        <w:t>OnTriggerEnter</w:t>
      </w:r>
      <w:proofErr w:type="spellEnd"/>
      <w:r w:rsidR="004A655F">
        <w:t xml:space="preserve"> ()</w:t>
      </w:r>
      <w:r w:rsidR="002A42AC">
        <w:t>” nevű függvény vezérli, ami állapotok átállításával tudja engedni vagy megtiltani az átjárást a játékosnak.</w:t>
      </w:r>
    </w:p>
    <w:p w14:paraId="3502295A" w14:textId="19CE9D0F" w:rsidR="002A42AC" w:rsidRPr="00181E64" w:rsidDel="008D7460" w:rsidRDefault="006D1130" w:rsidP="002A42AC">
      <w:pPr>
        <w:pStyle w:val="Kpalrs"/>
        <w:rPr>
          <w:del w:id="1154" w:author="Nonstop Gamerek" w:date="2025-04-23T12:47:00Z"/>
        </w:rPr>
      </w:pPr>
      <w:del w:id="1155" w:author="Nonstop Gamerek" w:date="2025-04-23T12:47:00Z">
        <w:r w:rsidDel="008D7460">
          <w:delText>24</w:delText>
        </w:r>
        <w:r w:rsidR="002A42AC" w:rsidDel="008D7460">
          <w:delText>.</w:delText>
        </w:r>
        <w:r w:rsidR="00C90A21" w:rsidDel="008D7460">
          <w:delText xml:space="preserve"> </w:delText>
        </w:r>
        <w:r w:rsidR="002A42AC" w:rsidDel="008D7460">
          <w:delText xml:space="preserve">Ábra: illusztráció az </w:delText>
        </w:r>
        <w:r w:rsidR="004A655F" w:rsidDel="008D7460">
          <w:delText>„</w:delText>
        </w:r>
        <w:r w:rsidR="002A42AC" w:rsidDel="008D7460">
          <w:delText>OnTriggerEnter</w:delText>
        </w:r>
        <w:r w:rsidR="004A655F" w:rsidDel="008D7460">
          <w:delText xml:space="preserve"> ()”</w:delText>
        </w:r>
        <w:r w:rsidR="00C90A21" w:rsidDel="008D7460">
          <w:delText xml:space="preserve"> függvényből</w:delText>
        </w:r>
      </w:del>
    </w:p>
    <w:p w14:paraId="486061DF" w14:textId="0E7EC355" w:rsidR="00CE10BE" w:rsidRDefault="000B6A94">
      <w:pPr>
        <w:pStyle w:val="Cmsor2"/>
        <w:rPr>
          <w:ins w:id="1156" w:author="Gamerek Nonstop" w:date="2024-12-05T22:31:00Z"/>
        </w:rPr>
        <w:pPrChange w:id="1157" w:author="Gamerek Nonstop" w:date="2024-12-05T22:38:00Z">
          <w:pPr/>
        </w:pPrChange>
      </w:pPr>
      <w:bookmarkStart w:id="1158" w:name="_Toc195551958"/>
      <w:r>
        <w:t>Alapvető játékos irányítás</w:t>
      </w:r>
      <w:bookmarkEnd w:id="1158"/>
    </w:p>
    <w:p w14:paraId="6CB5E4B4" w14:textId="2751E823" w:rsidR="00CE10BE" w:rsidRDefault="00CE10BE" w:rsidP="00CE10BE">
      <w:ins w:id="1159" w:author="Gamerek Nonstop" w:date="2024-12-05T22:31:00Z">
        <w:r>
          <w:t xml:space="preserve">Kezdetben egy mozgási funkciót szerettem volna adni a </w:t>
        </w:r>
      </w:ins>
      <w:r w:rsidR="00C90A21">
        <w:t>játékosnak</w:t>
      </w:r>
      <w:ins w:id="1160" w:author="Gamerek Nonstop" w:date="2024-12-05T22:32:00Z">
        <w:r>
          <w:t xml:space="preserve">, így kiválasztottam egy nekem szimpatikus 3D elemet, adtam hozzá megfelelő fizikai </w:t>
        </w:r>
        <w:r>
          <w:lastRenderedPageBreak/>
          <w:t xml:space="preserve">beállítást és </w:t>
        </w:r>
      </w:ins>
      <w:r w:rsidR="00F9510F">
        <w:t>„</w:t>
      </w:r>
      <w:proofErr w:type="spellStart"/>
      <w:ins w:id="1161" w:author="Gamerek Nonstop" w:date="2024-12-05T22:35:00Z">
        <w:r>
          <w:t>Collider</w:t>
        </w:r>
      </w:ins>
      <w:proofErr w:type="spellEnd"/>
      <w:r w:rsidR="00F9510F">
        <w:t xml:space="preserve">” </w:t>
      </w:r>
      <w:ins w:id="1162" w:author="Gamerek Nonstop" w:date="2024-12-05T22:35:00Z">
        <w:r>
          <w:t>-</w:t>
        </w:r>
      </w:ins>
      <w:r w:rsidR="00F9510F">
        <w:t xml:space="preserve"> </w:t>
      </w:r>
      <w:proofErr w:type="spellStart"/>
      <w:ins w:id="1163" w:author="Gamerek Nonstop" w:date="2024-12-05T22:35:00Z">
        <w:r>
          <w:t>eket</w:t>
        </w:r>
        <w:proofErr w:type="spellEnd"/>
        <w:r>
          <w:t>,</w:t>
        </w:r>
      </w:ins>
      <w:ins w:id="1164" w:author="Gamerek Nonstop" w:date="2024-12-05T22:32:00Z">
        <w:r>
          <w:t xml:space="preserve"> hogy érintkezni tudjon a környezeti elemeivel majd egy </w:t>
        </w:r>
        <w:del w:id="1165" w:author="Nonstop Gamerek" w:date="2025-04-25T11:58:00Z">
          <w:r w:rsidDel="00242248">
            <w:delText>script</w:delText>
          </w:r>
        </w:del>
      </w:ins>
      <w:ins w:id="1166" w:author="Nonstop Gamerek" w:date="2025-04-25T11:58:00Z">
        <w:r w:rsidR="00242248">
          <w:t>szkript</w:t>
        </w:r>
      </w:ins>
      <w:ins w:id="1167" w:author="Gamerek Nonstop" w:date="2024-12-05T22:32:00Z">
        <w:r>
          <w:t xml:space="preserve"> se</w:t>
        </w:r>
      </w:ins>
      <w:ins w:id="1168" w:author="Gamerek Nonstop" w:date="2024-12-05T22:33:00Z">
        <w:r>
          <w:t xml:space="preserve">gítségével megadtam neki az alapvető irányító </w:t>
        </w:r>
      </w:ins>
      <w:ins w:id="1169" w:author="Gamerek Nonstop" w:date="2024-12-05T22:35:00Z">
        <w:r>
          <w:t>billentyűket,</w:t>
        </w:r>
      </w:ins>
      <w:ins w:id="1170" w:author="Gamerek Nonstop" w:date="2024-12-05T22:33:00Z">
        <w:r>
          <w:t xml:space="preserve"> amik </w:t>
        </w:r>
      </w:ins>
      <w:ins w:id="1171" w:author="Gamerek Nonstop" w:date="2024-12-05T22:34:00Z">
        <w:r>
          <w:t xml:space="preserve">mozgásnál </w:t>
        </w:r>
      </w:ins>
      <w:ins w:id="1172" w:author="Gamerek Nonstop" w:date="2024-12-05T22:33:00Z">
        <w:r>
          <w:t>az én esetemben a „WASD”</w:t>
        </w:r>
      </w:ins>
      <w:r w:rsidR="00C05535">
        <w:t xml:space="preserve"> és a nyilak</w:t>
      </w:r>
      <w:ins w:id="1173" w:author="Gamerek Nonstop" w:date="2024-12-05T22:33:00Z">
        <w:r>
          <w:t xml:space="preserve"> </w:t>
        </w:r>
      </w:ins>
      <w:ins w:id="1174" w:author="Gamerek Nonstop" w:date="2024-12-05T22:34:00Z">
        <w:r>
          <w:t xml:space="preserve">voltak, </w:t>
        </w:r>
        <w:proofErr w:type="spellStart"/>
        <w:r>
          <w:t>interaktáláskor</w:t>
        </w:r>
        <w:proofErr w:type="spellEnd"/>
        <w:r>
          <w:t xml:space="preserve"> a</w:t>
        </w:r>
      </w:ins>
      <w:ins w:id="1175" w:author="Gamerek Nonstop" w:date="2024-12-05T22:33:00Z">
        <w:r>
          <w:t xml:space="preserve"> „bal </w:t>
        </w:r>
      </w:ins>
      <w:ins w:id="1176" w:author="Gamerek Nonstop" w:date="2024-12-05T22:35:00Z">
        <w:r>
          <w:t>kattintás” -</w:t>
        </w:r>
      </w:ins>
      <w:r w:rsidR="00C90A21">
        <w:t xml:space="preserve"> </w:t>
      </w:r>
      <w:proofErr w:type="spellStart"/>
      <w:ins w:id="1177" w:author="Gamerek Nonstop" w:date="2024-12-05T22:34:00Z">
        <w:r>
          <w:t>al</w:t>
        </w:r>
        <w:proofErr w:type="spellEnd"/>
        <w:r>
          <w:t xml:space="preserve"> érzékelt a program </w:t>
        </w:r>
      </w:ins>
      <w:ins w:id="1178" w:author="Gamerek Nonstop" w:date="2024-12-05T22:33:00Z">
        <w:r>
          <w:t xml:space="preserve">és </w:t>
        </w:r>
      </w:ins>
      <w:ins w:id="1179" w:author="Gamerek Nonstop" w:date="2024-12-05T22:35:00Z">
        <w:r>
          <w:t>a „</w:t>
        </w:r>
      </w:ins>
      <w:ins w:id="1180" w:author="Gamerek Nonstop" w:date="2024-12-05T22:33:00Z">
        <w:r>
          <w:t>LE</w:t>
        </w:r>
      </w:ins>
      <w:ins w:id="1181" w:author="Gamerek Nonstop" w:date="2024-12-05T22:34:00Z">
        <w:r>
          <w:t xml:space="preserve">FT </w:t>
        </w:r>
      </w:ins>
      <w:ins w:id="1182" w:author="Gamerek Nonstop" w:date="2024-12-05T22:35:00Z">
        <w:r>
          <w:t>SHIFT” -</w:t>
        </w:r>
      </w:ins>
      <w:ins w:id="1183" w:author="Gamerek Nonstop" w:date="2024-12-05T22:34:00Z">
        <w:r>
          <w:t>el egy futás opciót is adtam a játékosnak.</w:t>
        </w:r>
      </w:ins>
    </w:p>
    <w:p w14:paraId="4535ACAE" w14:textId="4CB7EF0D" w:rsidR="00994078" w:rsidRDefault="005917D2" w:rsidP="00994078">
      <w:pPr>
        <w:ind w:firstLine="0"/>
        <w:rPr>
          <w:ins w:id="1184" w:author="Gamerek Nonstop" w:date="2024-12-05T22:35:00Z"/>
        </w:rPr>
      </w:pPr>
      <w:ins w:id="1185" w:author="Nonstop Gamerek" w:date="2025-04-23T12:47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37088" behindDoc="0" locked="0" layoutInCell="1" allowOverlap="1" wp14:anchorId="69864961" wp14:editId="2F9C2355">
                  <wp:simplePos x="0" y="0"/>
                  <wp:positionH relativeFrom="column">
                    <wp:posOffset>947420</wp:posOffset>
                  </wp:positionH>
                  <wp:positionV relativeFrom="paragraph">
                    <wp:posOffset>3827780</wp:posOffset>
                  </wp:positionV>
                  <wp:extent cx="3661410" cy="635"/>
                  <wp:effectExtent l="0" t="0" r="0" b="0"/>
                  <wp:wrapTopAndBottom/>
                  <wp:docPr id="56" name="Szövegdoboz 5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661410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57B9E8B" w14:textId="6330129C" w:rsidR="00A90DB9" w:rsidRPr="00011466" w:rsidRDefault="00A90DB9">
                              <w:pPr>
                                <w:pStyle w:val="Kpalrs"/>
                                <w:rPr>
                                  <w:noProof/>
                                </w:rPr>
                                <w:pPrChange w:id="1186" w:author="Nonstop Gamerek" w:date="2025-04-23T12:47:00Z">
                                  <w:pPr/>
                                </w:pPrChange>
                              </w:pPr>
                              <w:ins w:id="1187" w:author="Nonstop Gamerek" w:date="2025-04-23T12:47:00Z">
                                <w:r>
                                  <w:rPr>
                                    <w:noProof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</w:rPr>
                                  <w:instrText xml:space="preserve"> SEQ ábra \* ARABIC </w:instrText>
                                </w:r>
                              </w:ins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1188" w:name="_Toc196304948"/>
                              <w:ins w:id="1189" w:author="Nonstop Gamerek" w:date="2025-04-25T13:41:00Z">
                                <w:r w:rsidR="00113BD1">
                                  <w:rPr>
                                    <w:noProof/>
                                  </w:rPr>
                                  <w:t>25</w:t>
                                </w:r>
                              </w:ins>
                              <w:ins w:id="1190" w:author="Nonstop Gamerek" w:date="2025-04-23T12:47:00Z"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t xml:space="preserve">. ábra: </w:t>
                                </w:r>
                                <w:proofErr w:type="spellStart"/>
                                <w:r>
                                  <w:t>FPS_Controller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</w:ins>
                              <w:ins w:id="1191" w:author="Nonstop Gamerek" w:date="2025-04-25T12:00:00Z">
                                <w:r>
                                  <w:t>szkript</w:t>
                                </w:r>
                              </w:ins>
                              <w:ins w:id="1192" w:author="Nonstop Gamerek" w:date="2025-04-23T12:47:00Z">
                                <w:r>
                                  <w:t xml:space="preserve"> részlet</w:t>
                                </w:r>
                              </w:ins>
                              <w:bookmarkEnd w:id="118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69864961" id="Szövegdoboz 56" o:spid="_x0000_s1049" type="#_x0000_t202" style="position:absolute;left:0;text-align:left;margin-left:74.6pt;margin-top:301.4pt;width:288.3pt;height: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" stroked="f">
                  <v:textbox style="mso-fit-shape-to-text:t" inset="0,0,0,0">
                    <w:txbxContent>
                      <w:p w14:paraId="257B9E8B" w14:textId="6330129C" w:rsidR="00A90DB9" w:rsidRPr="00011466" w:rsidRDefault="00A90DB9">
                        <w:pPr>
                          <w:pStyle w:val="Kpalrs"/>
                          <w:rPr>
                            <w:noProof/>
                          </w:rPr>
                          <w:pPrChange w:id="1193" w:author="Nonstop Gamerek" w:date="2025-04-23T12:47:00Z">
                            <w:pPr/>
                          </w:pPrChange>
                        </w:pPr>
                        <w:ins w:id="1194" w:author="Nonstop Gamerek" w:date="2025-04-23T12:47:00Z"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SEQ ábra \* ARABIC </w:instrText>
                          </w:r>
                        </w:ins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1195" w:name="_Toc196304948"/>
                        <w:ins w:id="1196" w:author="Nonstop Gamerek" w:date="2025-04-25T13:41:00Z">
                          <w:r w:rsidR="00113BD1">
                            <w:rPr>
                              <w:noProof/>
                            </w:rPr>
                            <w:t>25</w:t>
                          </w:r>
                        </w:ins>
                        <w:ins w:id="1197" w:author="Nonstop Gamerek" w:date="2025-04-23T12:47:00Z"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t xml:space="preserve">. ábra: </w:t>
                          </w:r>
                          <w:proofErr w:type="spellStart"/>
                          <w:r>
                            <w:t>FPS_Controller</w:t>
                          </w:r>
                          <w:proofErr w:type="spellEnd"/>
                          <w:r>
                            <w:t xml:space="preserve"> </w:t>
                          </w:r>
                        </w:ins>
                        <w:ins w:id="1198" w:author="Nonstop Gamerek" w:date="2025-04-25T12:00:00Z">
                          <w:r>
                            <w:t>szkript</w:t>
                          </w:r>
                        </w:ins>
                        <w:ins w:id="1199" w:author="Nonstop Gamerek" w:date="2025-04-23T12:47:00Z">
                          <w:r>
                            <w:t xml:space="preserve"> részlet</w:t>
                          </w:r>
                        </w:ins>
                        <w:bookmarkEnd w:id="1195"/>
                      </w:p>
                    </w:txbxContent>
                  </v:textbox>
                  <w10:wrap type="topAndBottom"/>
                </v:shape>
              </w:pict>
            </mc:Fallback>
          </mc:AlternateContent>
        </w:r>
      </w:ins>
      <w:r w:rsidR="00994078" w:rsidRPr="00994078">
        <w:rPr>
          <w:noProof/>
        </w:rPr>
        <w:drawing>
          <wp:anchor distT="0" distB="0" distL="114300" distR="114300" simplePos="0" relativeHeight="251662336" behindDoc="0" locked="0" layoutInCell="1" allowOverlap="1" wp14:anchorId="2992CAA6" wp14:editId="52462104">
            <wp:simplePos x="0" y="0"/>
            <wp:positionH relativeFrom="column">
              <wp:posOffset>947775</wp:posOffset>
            </wp:positionH>
            <wp:positionV relativeFrom="paragraph">
              <wp:posOffset>790386</wp:posOffset>
            </wp:positionV>
            <wp:extent cx="3662035" cy="2980706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035" cy="2980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4078">
        <w:t xml:space="preserve">A </w:t>
      </w:r>
      <w:del w:id="1200" w:author="Nonstop Gamerek" w:date="2025-04-25T11:58:00Z">
        <w:r w:rsidR="00994078" w:rsidDel="00297B04">
          <w:delText xml:space="preserve">script </w:delText>
        </w:r>
      </w:del>
      <w:ins w:id="1201" w:author="Nonstop Gamerek" w:date="2025-04-25T11:59:00Z">
        <w:r w:rsidR="00297B04">
          <w:t xml:space="preserve">logika </w:t>
        </w:r>
      </w:ins>
      <w:r w:rsidR="00994078">
        <w:t>írásakor figyelembe kellett vennem a fizikai hatásokat a játékos objektumra, illetve az ütközést a különböző objektumokkal. A változók meghatározásakor ez is kulcsfontosságú volt.</w:t>
      </w:r>
    </w:p>
    <w:p w14:paraId="6DCD2C27" w14:textId="701E1B37" w:rsidR="00CE10BE" w:rsidDel="005917D2" w:rsidRDefault="006D1130">
      <w:pPr>
        <w:pStyle w:val="Kpalrs"/>
        <w:rPr>
          <w:del w:id="1202" w:author="Nonstop Gamerek" w:date="2025-04-23T12:47:00Z"/>
        </w:rPr>
      </w:pPr>
      <w:del w:id="1203" w:author="Nonstop Gamerek" w:date="2025-04-23T12:47:00Z">
        <w:r w:rsidDel="005917D2">
          <w:delText>25</w:delText>
        </w:r>
      </w:del>
      <w:ins w:id="1204" w:author="Gamerek Nonstop" w:date="2024-12-05T22:36:00Z">
        <w:del w:id="1205" w:author="Nonstop Gamerek" w:date="2025-04-23T12:47:00Z">
          <w:r w:rsidR="00CE10BE" w:rsidDel="005917D2">
            <w:delText>.ábra: FPS_Controller script</w:delText>
          </w:r>
        </w:del>
      </w:ins>
      <w:del w:id="1206" w:author="Nonstop Gamerek" w:date="2025-04-23T12:47:00Z">
        <w:r w:rsidR="0032797B" w:rsidDel="005917D2">
          <w:delText xml:space="preserve"> részlet</w:delText>
        </w:r>
      </w:del>
    </w:p>
    <w:p w14:paraId="485840BE" w14:textId="202FC398" w:rsidR="003E30DA" w:rsidRDefault="00994078" w:rsidP="00994078">
      <w:pPr>
        <w:ind w:firstLine="0"/>
      </w:pPr>
      <w:r>
        <w:t>A kamera objektum alapvetően „</w:t>
      </w:r>
      <w:proofErr w:type="spellStart"/>
      <w:r>
        <w:t>playerCamera</w:t>
      </w:r>
      <w:proofErr w:type="spellEnd"/>
      <w:r>
        <w:t>” néven kerül inicializálásra,</w:t>
      </w:r>
      <w:r w:rsidR="004E317F">
        <w:t xml:space="preserve"> ez a jelentben lévő egyetlen olyan </w:t>
      </w:r>
      <w:r w:rsidR="003E30DA">
        <w:t>objektum,</w:t>
      </w:r>
      <w:r w:rsidR="004E317F">
        <w:t xml:space="preserve"> ami kamera szerepet tölt be, illetve köze van a karakter közvetlen irányításához. A </w:t>
      </w:r>
      <w:r w:rsidR="00BE4CAC">
        <w:t>játékos</w:t>
      </w:r>
      <w:r w:rsidR="004E317F">
        <w:t xml:space="preserve"> karakteren ezen kívül még úgynevezett </w:t>
      </w:r>
      <w:r w:rsidR="00BE4CAC">
        <w:t>kapszula</w:t>
      </w:r>
      <w:r w:rsidR="004E317F">
        <w:t xml:space="preserve"> elem van, ami a 3D-s környezetben való </w:t>
      </w:r>
      <w:r w:rsidR="003E30DA">
        <w:t>fizika,</w:t>
      </w:r>
      <w:r w:rsidR="004E317F">
        <w:t xml:space="preserve"> illetve érzékelés miatt kulcsfontosságú. Az objektum önmagában nem lenne elég mivel a környezete nem látja, </w:t>
      </w:r>
      <w:r w:rsidR="00BE4CAC">
        <w:t>ezért</w:t>
      </w:r>
      <w:r w:rsidR="004E317F">
        <w:t xml:space="preserve"> tartalmaznia kell egy </w:t>
      </w:r>
      <w:r w:rsidR="00BE4CAC">
        <w:t>„</w:t>
      </w:r>
      <w:proofErr w:type="spellStart"/>
      <w:r w:rsidR="004E317F">
        <w:t>Mesh</w:t>
      </w:r>
      <w:proofErr w:type="spellEnd"/>
      <w:r w:rsidR="004E317F">
        <w:t xml:space="preserve"> </w:t>
      </w:r>
      <w:proofErr w:type="spellStart"/>
      <w:r w:rsidR="000B6A94">
        <w:t>Renderer</w:t>
      </w:r>
      <w:proofErr w:type="spellEnd"/>
      <w:r w:rsidR="00BE4CAC">
        <w:t xml:space="preserve">” </w:t>
      </w:r>
      <w:r w:rsidR="000B6A94">
        <w:t>-t,</w:t>
      </w:r>
      <w:r w:rsidR="004E317F">
        <w:t xml:space="preserve"> ami a megjelenítéséért </w:t>
      </w:r>
      <w:r w:rsidR="000B6A94">
        <w:t>felel,</w:t>
      </w:r>
      <w:r w:rsidR="004E317F">
        <w:t xml:space="preserve"> illetve egy </w:t>
      </w:r>
      <w:r w:rsidR="007C6172">
        <w:t>„</w:t>
      </w:r>
      <w:proofErr w:type="spellStart"/>
      <w:r w:rsidR="004E317F">
        <w:t>Capsule</w:t>
      </w:r>
      <w:proofErr w:type="spellEnd"/>
      <w:r w:rsidR="004E317F">
        <w:t xml:space="preserve"> </w:t>
      </w:r>
      <w:proofErr w:type="spellStart"/>
      <w:r w:rsidR="00FD5E9A">
        <w:t>Collider</w:t>
      </w:r>
      <w:proofErr w:type="spellEnd"/>
      <w:r w:rsidR="007C6172">
        <w:t xml:space="preserve">” </w:t>
      </w:r>
      <w:r w:rsidR="00FD5E9A">
        <w:t>-</w:t>
      </w:r>
      <w:r w:rsidR="007C6172">
        <w:t xml:space="preserve"> </w:t>
      </w:r>
      <w:r w:rsidR="00FD5E9A">
        <w:t>t,</w:t>
      </w:r>
      <w:r w:rsidR="004E317F">
        <w:t xml:space="preserve"> ami pedig a fizikai hatásokat teszi észlelhetővé (például az ütközés</w:t>
      </w:r>
      <w:r w:rsidR="003E30DA">
        <w:t>t</w:t>
      </w:r>
      <w:r w:rsidR="004E317F">
        <w:t>).</w:t>
      </w:r>
      <w:r w:rsidR="003E30DA">
        <w:t xml:space="preserve"> </w:t>
      </w:r>
    </w:p>
    <w:p w14:paraId="099977FC" w14:textId="09ADF8A9" w:rsidR="00994078" w:rsidRDefault="003E30DA" w:rsidP="00994078">
      <w:pPr>
        <w:ind w:firstLine="0"/>
      </w:pPr>
      <w:r>
        <w:t>Az alap értékek meghatározásakor fontos volt még a képen látható „</w:t>
      </w:r>
      <w:proofErr w:type="spellStart"/>
      <w:r>
        <w:t>walkSpeed</w:t>
      </w:r>
      <w:proofErr w:type="spellEnd"/>
      <w:r>
        <w:t xml:space="preserve">” és </w:t>
      </w:r>
      <w:r w:rsidR="000B6A94">
        <w:t>„</w:t>
      </w:r>
      <w:proofErr w:type="spellStart"/>
      <w:r w:rsidR="000B6A94">
        <w:t>runSpeed</w:t>
      </w:r>
      <w:proofErr w:type="spellEnd"/>
      <w:r w:rsidR="000B6A94">
        <w:t>”,</w:t>
      </w:r>
      <w:r>
        <w:t xml:space="preserve"> ami a mozgás sebességét hivatott meghatározni. Ahogy a „</w:t>
      </w:r>
      <w:proofErr w:type="spellStart"/>
      <w:r>
        <w:t>lookSpeed</w:t>
      </w:r>
      <w:proofErr w:type="spellEnd"/>
      <w:r>
        <w:t>” és a „</w:t>
      </w:r>
      <w:proofErr w:type="spellStart"/>
      <w:r>
        <w:t>lookXLimit</w:t>
      </w:r>
      <w:proofErr w:type="spellEnd"/>
      <w:r>
        <w:t>” pedig a körbetekintésnek a paramétereit határozzák meg, pontosabban a sebességét és az arányát.</w:t>
      </w:r>
    </w:p>
    <w:p w14:paraId="06C6A65D" w14:textId="45D3C960" w:rsidR="003E30DA" w:rsidRDefault="00344A64" w:rsidP="00994078">
      <w:pPr>
        <w:ind w:firstLine="0"/>
      </w:pPr>
      <w:ins w:id="1207" w:author="Nonstop Gamerek" w:date="2025-04-23T12:47:00Z">
        <w:r>
          <w:rPr>
            <w:noProof/>
          </w:rPr>
          <w:lastRenderedPageBreak/>
          <mc:AlternateContent>
            <mc:Choice Requires="wps">
              <w:drawing>
                <wp:anchor distT="0" distB="0" distL="114300" distR="114300" simplePos="0" relativeHeight="251739136" behindDoc="0" locked="0" layoutInCell="1" allowOverlap="1" wp14:anchorId="68E15378" wp14:editId="3EF2F88D">
                  <wp:simplePos x="0" y="0"/>
                  <wp:positionH relativeFrom="column">
                    <wp:posOffset>847090</wp:posOffset>
                  </wp:positionH>
                  <wp:positionV relativeFrom="paragraph">
                    <wp:posOffset>3728720</wp:posOffset>
                  </wp:positionV>
                  <wp:extent cx="3961130" cy="635"/>
                  <wp:effectExtent l="0" t="0" r="0" b="0"/>
                  <wp:wrapTopAndBottom/>
                  <wp:docPr id="57" name="Szövegdoboz 5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961130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DA358D" w14:textId="4E67C4EC" w:rsidR="00A90DB9" w:rsidRPr="003F42AA" w:rsidRDefault="00A90DB9">
                              <w:pPr>
                                <w:pStyle w:val="Kpalrs"/>
                                <w:rPr>
                                  <w:noProof/>
                                </w:rPr>
                                <w:pPrChange w:id="1208" w:author="Nonstop Gamerek" w:date="2025-04-23T12:47:00Z">
                                  <w:pPr/>
                                </w:pPrChange>
                              </w:pPr>
                              <w:ins w:id="1209" w:author="Nonstop Gamerek" w:date="2025-04-23T12:47:00Z">
                                <w:r>
                                  <w:rPr>
                                    <w:noProof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</w:rPr>
                                  <w:instrText xml:space="preserve"> SEQ ábra \* ARABIC </w:instrText>
                                </w:r>
                              </w:ins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1210" w:name="_Toc196304949"/>
                              <w:ins w:id="1211" w:author="Nonstop Gamerek" w:date="2025-04-25T13:41:00Z">
                                <w:r w:rsidR="00113BD1">
                                  <w:rPr>
                                    <w:noProof/>
                                  </w:rPr>
                                  <w:t>26</w:t>
                                </w:r>
                              </w:ins>
                              <w:ins w:id="1212" w:author="Nonstop Gamerek" w:date="2025-04-23T12:47:00Z"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t xml:space="preserve">. ábra: részlet </w:t>
                                </w:r>
                                <w:proofErr w:type="spellStart"/>
                                <w:r>
                                  <w:t>TriggerZoneForWindow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</w:ins>
                              <w:ins w:id="1213" w:author="Nonstop Gamerek" w:date="2025-04-25T11:59:00Z">
                                <w:r>
                                  <w:t>kód</w:t>
                                </w:r>
                              </w:ins>
                              <w:ins w:id="1214" w:author="Nonstop Gamerek" w:date="2025-04-23T12:47:00Z">
                                <w:r>
                                  <w:t xml:space="preserve"> részlet</w:t>
                                </w:r>
                              </w:ins>
                              <w:bookmarkEnd w:id="121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68E15378" id="Szövegdoboz 57" o:spid="_x0000_s1050" type="#_x0000_t202" style="position:absolute;left:0;text-align:left;margin-left:66.7pt;margin-top:293.6pt;width:311.9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" stroked="f">
                  <v:textbox style="mso-fit-shape-to-text:t" inset="0,0,0,0">
                    <w:txbxContent>
                      <w:p w14:paraId="38DA358D" w14:textId="4E67C4EC" w:rsidR="00A90DB9" w:rsidRPr="003F42AA" w:rsidRDefault="00A90DB9">
                        <w:pPr>
                          <w:pStyle w:val="Kpalrs"/>
                          <w:rPr>
                            <w:noProof/>
                          </w:rPr>
                          <w:pPrChange w:id="1215" w:author="Nonstop Gamerek" w:date="2025-04-23T12:47:00Z">
                            <w:pPr/>
                          </w:pPrChange>
                        </w:pPr>
                        <w:ins w:id="1216" w:author="Nonstop Gamerek" w:date="2025-04-23T12:47:00Z"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SEQ ábra \* ARABIC </w:instrText>
                          </w:r>
                        </w:ins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1217" w:name="_Toc196304949"/>
                        <w:ins w:id="1218" w:author="Nonstop Gamerek" w:date="2025-04-25T13:41:00Z">
                          <w:r w:rsidR="00113BD1">
                            <w:rPr>
                              <w:noProof/>
                            </w:rPr>
                            <w:t>26</w:t>
                          </w:r>
                        </w:ins>
                        <w:ins w:id="1219" w:author="Nonstop Gamerek" w:date="2025-04-23T12:47:00Z"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t xml:space="preserve">. ábra: részlet </w:t>
                          </w:r>
                          <w:proofErr w:type="spellStart"/>
                          <w:r>
                            <w:t>TriggerZoneForWindow</w:t>
                          </w:r>
                          <w:proofErr w:type="spellEnd"/>
                          <w:r>
                            <w:t xml:space="preserve"> </w:t>
                          </w:r>
                        </w:ins>
                        <w:ins w:id="1220" w:author="Nonstop Gamerek" w:date="2025-04-25T11:59:00Z">
                          <w:r>
                            <w:t>kód</w:t>
                          </w:r>
                        </w:ins>
                        <w:ins w:id="1221" w:author="Nonstop Gamerek" w:date="2025-04-23T12:47:00Z">
                          <w:r>
                            <w:t xml:space="preserve"> részlet</w:t>
                          </w:r>
                        </w:ins>
                        <w:bookmarkEnd w:id="1217"/>
                      </w:p>
                    </w:txbxContent>
                  </v:textbox>
                  <w10:wrap type="topAndBottom"/>
                </v:shape>
              </w:pict>
            </mc:Fallback>
          </mc:AlternateContent>
        </w:r>
      </w:ins>
      <w:r w:rsidR="003E30DA" w:rsidRPr="003E30DA">
        <w:rPr>
          <w:noProof/>
        </w:rPr>
        <w:drawing>
          <wp:anchor distT="0" distB="0" distL="114300" distR="114300" simplePos="0" relativeHeight="251663360" behindDoc="0" locked="0" layoutInCell="1" allowOverlap="1" wp14:anchorId="21C1BDD2" wp14:editId="55348D24">
            <wp:simplePos x="0" y="0"/>
            <wp:positionH relativeFrom="column">
              <wp:posOffset>847230</wp:posOffset>
            </wp:positionH>
            <wp:positionV relativeFrom="paragraph">
              <wp:posOffset>1569720</wp:posOffset>
            </wp:positionV>
            <wp:extent cx="3961154" cy="2101932"/>
            <wp:effectExtent l="0" t="0" r="127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154" cy="2101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30DA">
        <w:t>A további kódok szempontjából fontos volt még a „</w:t>
      </w:r>
      <w:proofErr w:type="spellStart"/>
      <w:r w:rsidR="003E30DA">
        <w:t>canMove</w:t>
      </w:r>
      <w:proofErr w:type="spellEnd"/>
      <w:r w:rsidR="003E30DA">
        <w:t xml:space="preserve">” </w:t>
      </w:r>
      <w:r w:rsidR="00193BA4">
        <w:t>változó,</w:t>
      </w:r>
      <w:r w:rsidR="003E30DA">
        <w:t xml:space="preserve"> ami </w:t>
      </w:r>
      <w:r w:rsidR="00193BA4">
        <w:t>engedélyezni,</w:t>
      </w:r>
      <w:r w:rsidR="003E30DA">
        <w:t xml:space="preserve"> illetve letiltani tudja a játékos mozgását. Ennek az átállítása csak akkor fontos amikor olyan környezeti hatás történik a </w:t>
      </w:r>
      <w:r w:rsidR="00193BA4">
        <w:t>játékossal,</w:t>
      </w:r>
      <w:r w:rsidR="003E30DA">
        <w:t xml:space="preserve"> mint például egy oktató ablak felugrása. Az ablak felugrása után szükséges idő a megértéshez és e közben a mozgás engedélyezése elterelhetné a figyelmet a szöveg elolvasásáról. Így ezekben a pillanatokban letiltásra kerül a mozgás addig amíg az ablak aktív (tehát a játékos olvassa azt).</w:t>
      </w:r>
    </w:p>
    <w:p w14:paraId="47A66731" w14:textId="52FCE759" w:rsidR="003E30DA" w:rsidDel="00344A64" w:rsidRDefault="006D1130" w:rsidP="003E30DA">
      <w:pPr>
        <w:pStyle w:val="Kpalrs"/>
        <w:rPr>
          <w:del w:id="1222" w:author="Nonstop Gamerek" w:date="2025-04-23T12:47:00Z"/>
        </w:rPr>
      </w:pPr>
      <w:del w:id="1223" w:author="Nonstop Gamerek" w:date="2025-04-23T12:47:00Z">
        <w:r w:rsidDel="00344A64">
          <w:delText>26</w:delText>
        </w:r>
      </w:del>
      <w:ins w:id="1224" w:author="Gamerek Nonstop" w:date="2024-12-05T22:36:00Z">
        <w:del w:id="1225" w:author="Nonstop Gamerek" w:date="2025-04-23T12:47:00Z">
          <w:r w:rsidR="003E30DA" w:rsidDel="00344A64">
            <w:delText xml:space="preserve">.ábra: </w:delText>
          </w:r>
        </w:del>
      </w:ins>
      <w:del w:id="1226" w:author="Nonstop Gamerek" w:date="2025-04-23T12:47:00Z">
        <w:r w:rsidR="003E30DA" w:rsidDel="00344A64">
          <w:delText xml:space="preserve">részlet </w:delText>
        </w:r>
        <w:r w:rsidR="0032797B" w:rsidDel="00344A64">
          <w:delText>TriggerZoneForWindow</w:delText>
        </w:r>
      </w:del>
      <w:ins w:id="1227" w:author="Gamerek Nonstop" w:date="2024-12-05T22:36:00Z">
        <w:del w:id="1228" w:author="Nonstop Gamerek" w:date="2025-04-23T12:47:00Z">
          <w:r w:rsidR="003E30DA" w:rsidDel="00344A64">
            <w:delText xml:space="preserve"> script</w:delText>
          </w:r>
        </w:del>
      </w:ins>
      <w:del w:id="1229" w:author="Nonstop Gamerek" w:date="2025-04-23T12:47:00Z">
        <w:r w:rsidR="0032797B" w:rsidDel="00344A64">
          <w:delText xml:space="preserve"> részlet</w:delText>
        </w:r>
      </w:del>
    </w:p>
    <w:p w14:paraId="3A79144C" w14:textId="2C8B7FBB" w:rsidR="00193BA4" w:rsidRDefault="00193BA4" w:rsidP="00193BA4">
      <w:pPr>
        <w:ind w:firstLine="0"/>
      </w:pPr>
      <w:r>
        <w:t xml:space="preserve">Ebben a </w:t>
      </w:r>
      <w:del w:id="1230" w:author="Nonstop Gamerek" w:date="2025-04-25T11:59:00Z">
        <w:r w:rsidDel="00AD3FC8">
          <w:delText xml:space="preserve">script </w:delText>
        </w:r>
      </w:del>
      <w:r>
        <w:t>részletben pont ennek az alkalmazására lehet látni egy példát. A kód önmagában egy üres objektumhoz van kapcsolva, amin kizárólag egy „</w:t>
      </w:r>
      <w:proofErr w:type="spellStart"/>
      <w:r>
        <w:t>Box</w:t>
      </w:r>
      <w:proofErr w:type="spellEnd"/>
      <w:r>
        <w:t xml:space="preserve"> </w:t>
      </w:r>
      <w:proofErr w:type="spellStart"/>
      <w:r>
        <w:t>Collider</w:t>
      </w:r>
      <w:proofErr w:type="spellEnd"/>
      <w:r>
        <w:t xml:space="preserve">” </w:t>
      </w:r>
      <w:r w:rsidR="00346DB6">
        <w:t>található,</w:t>
      </w:r>
      <w:r>
        <w:t xml:space="preserve"> aminek testreszabott szélességi és hosszúsági paraméterei vannak.</w:t>
      </w:r>
    </w:p>
    <w:p w14:paraId="36FC9B7B" w14:textId="6444C129" w:rsidR="00193BA4" w:rsidRDefault="00193BA4" w:rsidP="00193BA4">
      <w:pPr>
        <w:ind w:firstLine="0"/>
      </w:pPr>
      <w:r>
        <w:t xml:space="preserve">Feladatát tekintve arra való, hogy ha a játékos ütközik ezzel a láthatatlan dobozzal, feldob a program egy úgynevezett moduláris </w:t>
      </w:r>
      <w:r w:rsidR="00346DB6">
        <w:t>ablakot,</w:t>
      </w:r>
      <w:r>
        <w:t xml:space="preserve"> ami információkat tartalmaz. Ez egy grafikai megjelenítő segítségével a háttérben inaktív egészen addig a pillanatig amíg nem találkozik a játékos a zónával.</w:t>
      </w:r>
    </w:p>
    <w:p w14:paraId="7BA5F64D" w14:textId="3F8F77B8" w:rsidR="003E30DA" w:rsidRDefault="00346DB6" w:rsidP="00CD1F5B">
      <w:pPr>
        <w:ind w:firstLine="0"/>
      </w:pPr>
      <w:r>
        <w:t xml:space="preserve">A kód ezen része egy függvény, ami </w:t>
      </w:r>
      <w:r w:rsidR="000B6A94">
        <w:t>az</w:t>
      </w:r>
      <w:r>
        <w:t xml:space="preserve"> akkor </w:t>
      </w:r>
      <w:proofErr w:type="spellStart"/>
      <w:r>
        <w:t>hívódik</w:t>
      </w:r>
      <w:proofErr w:type="spellEnd"/>
      <w:r>
        <w:t xml:space="preserve"> meg amikor a játékos rányom a „Rendben” </w:t>
      </w:r>
      <w:r w:rsidR="000B6A94">
        <w:t>gombra,</w:t>
      </w:r>
      <w:r>
        <w:t xml:space="preserve"> ami bezárja a moduláris ablakot. Elsőnek ellenőrzi, hogy létezik-e a játékost irányító </w:t>
      </w:r>
      <w:del w:id="1231" w:author="Nonstop Gamerek" w:date="2025-04-25T11:59:00Z">
        <w:r w:rsidDel="00E41034">
          <w:delText xml:space="preserve">script </w:delText>
        </w:r>
      </w:del>
      <w:ins w:id="1232" w:author="Nonstop Gamerek" w:date="2025-04-25T11:59:00Z">
        <w:r w:rsidR="00E41034">
          <w:t xml:space="preserve">szkript </w:t>
        </w:r>
      </w:ins>
      <w:r>
        <w:t xml:space="preserve">az adott pályán, ez hibakezelési szempontból fontos. Amikor érzékelte a játékost, mint elemet és a hozzá tartozó </w:t>
      </w:r>
      <w:del w:id="1233" w:author="Nonstop Gamerek" w:date="2025-04-25T11:59:00Z">
        <w:r w:rsidR="00181E64" w:rsidDel="00367F60">
          <w:delText>„</w:delText>
        </w:r>
        <w:r w:rsidDel="00367F60">
          <w:delText>script</w:delText>
        </w:r>
        <w:r w:rsidR="00181E64" w:rsidDel="00367F60">
          <w:delText xml:space="preserve">” </w:delText>
        </w:r>
        <w:r w:rsidDel="00367F60">
          <w:delText>-</w:delText>
        </w:r>
        <w:r w:rsidR="00181E64" w:rsidDel="00367F60">
          <w:delText xml:space="preserve"> </w:delText>
        </w:r>
        <w:r w:rsidDel="00367F60">
          <w:delText>et</w:delText>
        </w:r>
      </w:del>
      <w:proofErr w:type="spellStart"/>
      <w:ins w:id="1234" w:author="Nonstop Gamerek" w:date="2025-04-25T11:59:00Z">
        <w:r w:rsidR="00367F60">
          <w:t>szkript</w:t>
        </w:r>
        <w:r w:rsidR="00033401">
          <w:t>et</w:t>
        </w:r>
      </w:ins>
      <w:proofErr w:type="spellEnd"/>
      <w:r>
        <w:t>, azonnal meghívja a „</w:t>
      </w:r>
      <w:proofErr w:type="spellStart"/>
      <w:r>
        <w:t>CanMoveAgain</w:t>
      </w:r>
      <w:proofErr w:type="spellEnd"/>
      <w:r w:rsidR="0055552E">
        <w:t xml:space="preserve"> ()</w:t>
      </w:r>
      <w:r>
        <w:t xml:space="preserve">” függvényt, ami annyit tesz, hogy a </w:t>
      </w:r>
      <w:r w:rsidR="00181E64">
        <w:t>logikai</w:t>
      </w:r>
      <w:r>
        <w:t xml:space="preserve"> változó értékét visszaállítja „</w:t>
      </w:r>
      <w:proofErr w:type="spellStart"/>
      <w:r>
        <w:t>true</w:t>
      </w:r>
      <w:proofErr w:type="spellEnd"/>
      <w:r>
        <w:t>” tehát igaz értékre. Majd alaphelyzetbe állítja a kurzort, hogy a játék további részében ne zavarja a játékmenetet.</w:t>
      </w:r>
    </w:p>
    <w:p w14:paraId="326CF2F6" w14:textId="47728C6E" w:rsidR="00181E64" w:rsidRDefault="00181E64" w:rsidP="00CD1F5B">
      <w:pPr>
        <w:ind w:firstLine="0"/>
      </w:pPr>
      <w:r>
        <w:t xml:space="preserve">Annak érdekében, hogy az irányítás mindenki számára könnyen érthető és átlátható legyen, elhelyeztem egy úgynevezett „súgó” gomb funkciót, ami a játék bal alsó sarkában van vizuálisan jelezve. A játékos a „T” (mint </w:t>
      </w:r>
      <w:proofErr w:type="spellStart"/>
      <w:r>
        <w:t>tutorial</w:t>
      </w:r>
      <w:proofErr w:type="spellEnd"/>
      <w:r>
        <w:t xml:space="preserve">) gomb megnyomásával elő is </w:t>
      </w:r>
      <w:r>
        <w:lastRenderedPageBreak/>
        <w:t xml:space="preserve">hozhatja az erre a célra összerakott moduláris </w:t>
      </w:r>
      <w:r w:rsidR="00A914C4">
        <w:t>ablakot,</w:t>
      </w:r>
      <w:r>
        <w:t xml:space="preserve"> ami tartalmazza az irányítással </w:t>
      </w:r>
      <w:ins w:id="1235" w:author="Nonstop Gamerek" w:date="2025-04-23T12:48:00Z">
        <w:r w:rsidR="00417597">
          <w:rPr>
            <w:noProof/>
          </w:rPr>
          <mc:AlternateContent>
            <mc:Choice Requires="wps">
              <w:drawing>
                <wp:anchor distT="0" distB="0" distL="114300" distR="114300" simplePos="0" relativeHeight="251741184" behindDoc="0" locked="0" layoutInCell="1" allowOverlap="1" wp14:anchorId="10822E95" wp14:editId="37CA04F0">
                  <wp:simplePos x="0" y="0"/>
                  <wp:positionH relativeFrom="column">
                    <wp:posOffset>666750</wp:posOffset>
                  </wp:positionH>
                  <wp:positionV relativeFrom="paragraph">
                    <wp:posOffset>3329940</wp:posOffset>
                  </wp:positionV>
                  <wp:extent cx="4319905" cy="635"/>
                  <wp:effectExtent l="0" t="0" r="0" b="0"/>
                  <wp:wrapTopAndBottom/>
                  <wp:docPr id="58" name="Szövegdoboz 5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4319905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D3E95D8" w14:textId="64FDA2BE" w:rsidR="00A90DB9" w:rsidRPr="004C141F" w:rsidRDefault="00A90DB9">
                              <w:pPr>
                                <w:pStyle w:val="Kpalrs"/>
                                <w:pPrChange w:id="1236" w:author="Nonstop Gamerek" w:date="2025-04-23T12:48:00Z">
                                  <w:pPr/>
                                </w:pPrChange>
                              </w:pPr>
                              <w:ins w:id="1237" w:author="Nonstop Gamerek" w:date="2025-04-23T12:48:00Z">
                                <w:r>
                                  <w:fldChar w:fldCharType="begin"/>
                                </w:r>
                                <w:r>
                                  <w:instrText xml:space="preserve"> SEQ ábra \* ARABIC </w:instrText>
                                </w:r>
                              </w:ins>
                              <w:r>
                                <w:fldChar w:fldCharType="separate"/>
                              </w:r>
                              <w:bookmarkStart w:id="1238" w:name="_Toc196304950"/>
                              <w:ins w:id="1239" w:author="Nonstop Gamerek" w:date="2025-04-25T13:41:00Z">
                                <w:r w:rsidR="00113BD1">
                                  <w:rPr>
                                    <w:noProof/>
                                  </w:rPr>
                                  <w:t>27</w:t>
                                </w:r>
                              </w:ins>
                              <w:ins w:id="1240" w:author="Nonstop Gamerek" w:date="2025-04-23T12:48:00Z">
                                <w:r>
                                  <w:fldChar w:fldCharType="end"/>
                                </w:r>
                                <w:r>
                                  <w:t>. ábra: illusztráció az irányítást segítő Súgó funkcióról</w:t>
                                </w:r>
                              </w:ins>
                              <w:bookmarkEnd w:id="123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10822E95" id="Szövegdoboz 58" o:spid="_x0000_s1051" type="#_x0000_t202" style="position:absolute;left:0;text-align:left;margin-left:52.5pt;margin-top:262.2pt;width:340.15pt;height: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" stroked="f">
                  <v:textbox style="mso-fit-shape-to-text:t" inset="0,0,0,0">
                    <w:txbxContent>
                      <w:p w14:paraId="5D3E95D8" w14:textId="64FDA2BE" w:rsidR="00A90DB9" w:rsidRPr="004C141F" w:rsidRDefault="00A90DB9">
                        <w:pPr>
                          <w:pStyle w:val="Kpalrs"/>
                          <w:pPrChange w:id="1241" w:author="Nonstop Gamerek" w:date="2025-04-23T12:48:00Z">
                            <w:pPr/>
                          </w:pPrChange>
                        </w:pPr>
                        <w:ins w:id="1242" w:author="Nonstop Gamerek" w:date="2025-04-23T12:48:00Z">
                          <w:r>
                            <w:fldChar w:fldCharType="begin"/>
                          </w:r>
                          <w:r>
                            <w:instrText xml:space="preserve"> SEQ ábra \* ARABIC </w:instrText>
                          </w:r>
                        </w:ins>
                        <w:r>
                          <w:fldChar w:fldCharType="separate"/>
                        </w:r>
                        <w:bookmarkStart w:id="1243" w:name="_Toc196304950"/>
                        <w:ins w:id="1244" w:author="Nonstop Gamerek" w:date="2025-04-25T13:41:00Z">
                          <w:r w:rsidR="00113BD1">
                            <w:rPr>
                              <w:noProof/>
                            </w:rPr>
                            <w:t>27</w:t>
                          </w:r>
                        </w:ins>
                        <w:ins w:id="1245" w:author="Nonstop Gamerek" w:date="2025-04-23T12:48:00Z">
                          <w:r>
                            <w:fldChar w:fldCharType="end"/>
                          </w:r>
                          <w:r>
                            <w:t>. ábra: illusztráció az irányítást segítő Súgó funkcióról</w:t>
                          </w:r>
                        </w:ins>
                        <w:bookmarkEnd w:id="1243"/>
                      </w:p>
                    </w:txbxContent>
                  </v:textbox>
                  <w10:wrap type="topAndBottom"/>
                </v:shape>
              </w:pict>
            </mc:Fallback>
          </mc:AlternateContent>
        </w:r>
      </w:ins>
      <w:r w:rsidR="00BE4CAC" w:rsidRPr="00FD5E9A">
        <w:rPr>
          <w:noProof/>
        </w:rPr>
        <w:drawing>
          <wp:anchor distT="0" distB="0" distL="114300" distR="114300" simplePos="0" relativeHeight="251683840" behindDoc="0" locked="0" layoutInCell="1" allowOverlap="1" wp14:anchorId="4DCE2E4A" wp14:editId="38239AC4">
            <wp:simplePos x="0" y="0"/>
            <wp:positionH relativeFrom="margin">
              <wp:posOffset>667321</wp:posOffset>
            </wp:positionH>
            <wp:positionV relativeFrom="paragraph">
              <wp:posOffset>484104</wp:posOffset>
            </wp:positionV>
            <wp:extent cx="4319905" cy="2788920"/>
            <wp:effectExtent l="0" t="0" r="4445" b="0"/>
            <wp:wrapTopAndBottom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kapcsolatos információkat és a tovább haladási lehetőséget képes formában jelezve.</w:t>
      </w:r>
    </w:p>
    <w:p w14:paraId="07039C06" w14:textId="1F6DB9F4" w:rsidR="00CD1F5B" w:rsidDel="00417597" w:rsidRDefault="006D1130" w:rsidP="00FD5E9A">
      <w:pPr>
        <w:pStyle w:val="Kpalrs"/>
        <w:rPr>
          <w:del w:id="1246" w:author="Nonstop Gamerek" w:date="2025-04-23T12:48:00Z"/>
        </w:rPr>
      </w:pPr>
      <w:del w:id="1247" w:author="Nonstop Gamerek" w:date="2025-04-23T12:48:00Z">
        <w:r w:rsidDel="00417597">
          <w:delText>27</w:delText>
        </w:r>
        <w:r w:rsidR="00FD5E9A" w:rsidDel="00417597">
          <w:delText>. Ábra: illusztráció az irányítást segítő Súgó funkcióról</w:delText>
        </w:r>
      </w:del>
    </w:p>
    <w:p w14:paraId="1BCC7CE8" w14:textId="77777777" w:rsidR="00FD5E9A" w:rsidRDefault="00FD5E9A" w:rsidP="00FD5E9A">
      <w:pPr>
        <w:pStyle w:val="Cmsor2"/>
        <w:rPr>
          <w:ins w:id="1248" w:author="Gamerek Nonstop" w:date="2024-12-05T22:12:00Z"/>
        </w:rPr>
      </w:pPr>
      <w:bookmarkStart w:id="1249" w:name="_Toc195551959"/>
      <w:ins w:id="1250" w:author="Gamerek Nonstop" w:date="2024-12-05T22:12:00Z">
        <w:r>
          <w:t>Mappastruktúra összeállítása</w:t>
        </w:r>
        <w:bookmarkEnd w:id="1249"/>
      </w:ins>
    </w:p>
    <w:p w14:paraId="6E2D5A58" w14:textId="5CDCA446" w:rsidR="00BE4CAC" w:rsidRPr="00BE4CAC" w:rsidRDefault="00FD5E9A" w:rsidP="00BE4CAC">
      <w:pPr>
        <w:pStyle w:val="Firstparagraph"/>
        <w:ind w:firstLine="431"/>
      </w:pPr>
      <w:ins w:id="1251" w:author="Gamerek Nonstop" w:date="2024-12-05T22:13:00Z">
        <w:r>
          <w:t xml:space="preserve">A mappák elrendezése a játék fejlesztésének </w:t>
        </w:r>
      </w:ins>
      <w:r w:rsidR="00BE4CAC">
        <w:t>fontos</w:t>
      </w:r>
      <w:ins w:id="1252" w:author="Gamerek Nonstop" w:date="2024-12-05T22:13:00Z">
        <w:r>
          <w:t xml:space="preserve"> aspektusa</w:t>
        </w:r>
      </w:ins>
      <w:ins w:id="1253" w:author="Gamerek Nonstop" w:date="2024-12-05T22:14:00Z">
        <w:r>
          <w:t xml:space="preserve">. A különböző elemek későbbi átláthatósága miatt olyan rendszert kell </w:t>
        </w:r>
      </w:ins>
      <w:ins w:id="1254" w:author="Gamerek Nonstop" w:date="2024-12-05T22:19:00Z">
        <w:r>
          <w:t>felépíteni,</w:t>
        </w:r>
      </w:ins>
      <w:ins w:id="1255" w:author="Gamerek Nonstop" w:date="2024-12-05T22:15:00Z">
        <w:r>
          <w:t xml:space="preserve"> ami később is konzisztens tud </w:t>
        </w:r>
      </w:ins>
      <w:ins w:id="1256" w:author="Gamerek Nonstop" w:date="2024-12-05T22:18:00Z">
        <w:r>
          <w:t>maradni,</w:t>
        </w:r>
      </w:ins>
      <w:ins w:id="1257" w:author="Gamerek Nonstop" w:date="2024-12-05T22:15:00Z">
        <w:r>
          <w:t xml:space="preserve"> még ha 1000-es nagyságú is a projekt importált vagy létrehozott objektumainak nagysága.</w:t>
        </w:r>
      </w:ins>
      <w:r w:rsidR="00BE4CAC">
        <w:t xml:space="preserve"> A struktúra meghatározásakor mindegyik vizuális vagy logikai elemnek külön rendszert kell biztosítani, hogy a növekedés során követhető maradjon és ha változtatásra van szükség ne vegyen el felesleges időt a keresgélés. Ezek </w:t>
      </w:r>
      <w:r w:rsidR="00DD1DC6">
        <w:t>mellett,</w:t>
      </w:r>
      <w:r w:rsidR="00BE4CAC">
        <w:t xml:space="preserve"> ha csoportmunkáról beszélünk szintén fontos a felépítés mivel a programozók, fejlesztők, modellezők vagy 3D modellezők aszinkron munkája </w:t>
      </w:r>
      <w:r w:rsidR="00DD1DC6">
        <w:t>miatt,</w:t>
      </w:r>
      <w:r w:rsidR="00BE4CAC">
        <w:t xml:space="preserve"> ha valaki eltér a rendszerezési normától könnyen előfordulhat keveredés és ez a sprint hetek esetében idő által behatárolt munkánál frusztráló lehet.</w:t>
      </w:r>
    </w:p>
    <w:p w14:paraId="5AA387AD" w14:textId="620352CD" w:rsidR="00FD5E9A" w:rsidRDefault="00FD5E9A" w:rsidP="00BE4CAC">
      <w:pPr>
        <w:pStyle w:val="Firstparagraph"/>
        <w:rPr>
          <w:ins w:id="1258" w:author="Gamerek Nonstop" w:date="2024-12-05T22:21:00Z"/>
          <w:noProof/>
        </w:rPr>
      </w:pPr>
      <w:ins w:id="1259" w:author="Gamerek Nonstop" w:date="2024-12-05T22:19:00Z">
        <w:r>
          <w:t>A számomra fontos alap</w:t>
        </w:r>
      </w:ins>
      <w:ins w:id="1260" w:author="Gamerek Nonstop" w:date="2024-12-05T22:20:00Z">
        <w:r>
          <w:t>vető mappák a következőképpen kell, hogy elemeket tároljanak</w:t>
        </w:r>
      </w:ins>
      <w:ins w:id="1261" w:author="Gamerek Nonstop" w:date="2024-12-05T22:21:00Z">
        <w:r>
          <w:t>:</w:t>
        </w:r>
      </w:ins>
    </w:p>
    <w:p w14:paraId="4E98DAAD" w14:textId="3920C411" w:rsidR="00FD5E9A" w:rsidRDefault="00FD5E9A" w:rsidP="00FD5E9A">
      <w:pPr>
        <w:pStyle w:val="Listaszerbekezds"/>
        <w:numPr>
          <w:ilvl w:val="0"/>
          <w:numId w:val="26"/>
        </w:numPr>
        <w:rPr>
          <w:ins w:id="1262" w:author="Gamerek Nonstop" w:date="2024-12-05T22:21:00Z"/>
        </w:rPr>
      </w:pPr>
      <w:ins w:id="1263" w:author="Gamerek Nonstop" w:date="2024-12-05T22:21:00Z">
        <w:r>
          <w:t>3D elemek mappája</w:t>
        </w:r>
      </w:ins>
      <w:r w:rsidR="00BE4CAC">
        <w:t xml:space="preserve"> (modellek struktúrája)</w:t>
      </w:r>
    </w:p>
    <w:p w14:paraId="590A0F17" w14:textId="4157A0F8" w:rsidR="00FD5E9A" w:rsidRDefault="00FD5E9A" w:rsidP="00FD5E9A">
      <w:pPr>
        <w:pStyle w:val="Listaszerbekezds"/>
        <w:numPr>
          <w:ilvl w:val="0"/>
          <w:numId w:val="26"/>
        </w:numPr>
        <w:rPr>
          <w:ins w:id="1264" w:author="Gamerek Nonstop" w:date="2024-12-05T22:21:00Z"/>
        </w:rPr>
      </w:pPr>
      <w:ins w:id="1265" w:author="Gamerek Nonstop" w:date="2024-12-05T22:21:00Z">
        <w:del w:id="1266" w:author="Nonstop Gamerek" w:date="2025-04-25T11:59:00Z">
          <w:r w:rsidDel="00AA0B3E">
            <w:delText>Script-ek</w:delText>
          </w:r>
        </w:del>
      </w:ins>
      <w:proofErr w:type="spellStart"/>
      <w:ins w:id="1267" w:author="Nonstop Gamerek" w:date="2025-04-25T11:59:00Z">
        <w:r w:rsidR="00AA0B3E">
          <w:t>Sz</w:t>
        </w:r>
      </w:ins>
      <w:ins w:id="1268" w:author="Nonstop Gamerek" w:date="2025-04-25T12:00:00Z">
        <w:r w:rsidR="00AA0B3E">
          <w:t>kriptek</w:t>
        </w:r>
      </w:ins>
      <w:proofErr w:type="spellEnd"/>
      <w:ins w:id="1269" w:author="Gamerek Nonstop" w:date="2024-12-05T22:21:00Z">
        <w:r>
          <w:t xml:space="preserve"> mappája</w:t>
        </w:r>
      </w:ins>
      <w:r w:rsidR="00BE4CAC">
        <w:t xml:space="preserve"> (kódok struktúrája)</w:t>
      </w:r>
    </w:p>
    <w:p w14:paraId="71F1C2F0" w14:textId="07D9FBFA" w:rsidR="00FD5E9A" w:rsidRDefault="00FD5E9A" w:rsidP="00FD5E9A">
      <w:pPr>
        <w:pStyle w:val="Listaszerbekezds"/>
        <w:numPr>
          <w:ilvl w:val="0"/>
          <w:numId w:val="26"/>
        </w:numPr>
        <w:rPr>
          <w:ins w:id="1270" w:author="Gamerek Nonstop" w:date="2024-12-05T22:21:00Z"/>
        </w:rPr>
      </w:pPr>
      <w:proofErr w:type="spellStart"/>
      <w:ins w:id="1271" w:author="Gamerek Nonstop" w:date="2024-12-05T22:21:00Z">
        <w:r>
          <w:t>Rendering</w:t>
        </w:r>
        <w:proofErr w:type="spellEnd"/>
        <w:r>
          <w:t xml:space="preserve"> mappa</w:t>
        </w:r>
      </w:ins>
      <w:r w:rsidR="00BE4CAC">
        <w:t xml:space="preserve"> (fejlesztőkörnyezet vizuális megjelenítő objektumai)</w:t>
      </w:r>
    </w:p>
    <w:p w14:paraId="62D06C5E" w14:textId="63F87D84" w:rsidR="00FD5E9A" w:rsidRDefault="00763E20" w:rsidP="00FD5E9A">
      <w:pPr>
        <w:pStyle w:val="Listaszerbekezds"/>
        <w:numPr>
          <w:ilvl w:val="0"/>
          <w:numId w:val="26"/>
        </w:numPr>
        <w:rPr>
          <w:ins w:id="1272" w:author="Gamerek Nonstop" w:date="2024-12-05T22:21:00Z"/>
        </w:rPr>
      </w:pPr>
      <w:r>
        <w:t>„</w:t>
      </w:r>
      <w:proofErr w:type="spellStart"/>
      <w:r w:rsidR="00857285">
        <w:t>Scene</w:t>
      </w:r>
      <w:proofErr w:type="spellEnd"/>
      <w:r w:rsidR="00857285">
        <w:t>” -</w:t>
      </w:r>
      <w:ins w:id="1273" w:author="Gamerek Nonstop" w:date="2024-12-05T22:21:00Z">
        <w:r w:rsidR="00FD5E9A">
          <w:t>ek mappája</w:t>
        </w:r>
      </w:ins>
      <w:r w:rsidR="00BE4CAC">
        <w:t xml:space="preserve"> (szintek struktúrája)</w:t>
      </w:r>
    </w:p>
    <w:p w14:paraId="70DA43AA" w14:textId="41B6BBC7" w:rsidR="00FD5E9A" w:rsidRDefault="00FD5E9A" w:rsidP="00FD5E9A">
      <w:pPr>
        <w:pStyle w:val="Listaszerbekezds"/>
        <w:numPr>
          <w:ilvl w:val="0"/>
          <w:numId w:val="26"/>
        </w:numPr>
        <w:rPr>
          <w:ins w:id="1274" w:author="Gamerek Nonstop" w:date="2024-12-05T22:22:00Z"/>
        </w:rPr>
      </w:pPr>
      <w:proofErr w:type="spellStart"/>
      <w:ins w:id="1275" w:author="Gamerek Nonstop" w:date="2024-12-05T22:21:00Z">
        <w:r>
          <w:t>Sprie</w:t>
        </w:r>
        <w:proofErr w:type="spellEnd"/>
        <w:r>
          <w:t>-ok mappá</w:t>
        </w:r>
      </w:ins>
      <w:ins w:id="1276" w:author="Gamerek Nonstop" w:date="2024-12-05T22:22:00Z">
        <w:r>
          <w:t>ja</w:t>
        </w:r>
      </w:ins>
      <w:r w:rsidR="00BE4CAC">
        <w:t xml:space="preserve"> (vizuális elemek struktúrája)</w:t>
      </w:r>
    </w:p>
    <w:p w14:paraId="0062B1B8" w14:textId="3AFFA832" w:rsidR="00FD5E9A" w:rsidRDefault="00FD5E9A" w:rsidP="00FD5E9A">
      <w:pPr>
        <w:pStyle w:val="Listaszerbekezds"/>
        <w:numPr>
          <w:ilvl w:val="0"/>
          <w:numId w:val="26"/>
        </w:numPr>
        <w:rPr>
          <w:ins w:id="1277" w:author="Gamerek Nonstop" w:date="2024-12-05T22:22:00Z"/>
        </w:rPr>
      </w:pPr>
      <w:proofErr w:type="spellStart"/>
      <w:ins w:id="1278" w:author="Gamerek Nonstop" w:date="2024-12-05T22:22:00Z">
        <w:r>
          <w:lastRenderedPageBreak/>
          <w:t>Material</w:t>
        </w:r>
        <w:proofErr w:type="spellEnd"/>
        <w:r>
          <w:t>-ok mappája</w:t>
        </w:r>
      </w:ins>
      <w:r w:rsidR="00BE4CAC">
        <w:t xml:space="preserve"> (modellekhez tartozó vizuális anyagok struktúrája)</w:t>
      </w:r>
    </w:p>
    <w:p w14:paraId="6548951E" w14:textId="0F69116B" w:rsidR="00FD5E9A" w:rsidRDefault="00FD5E9A" w:rsidP="00FD5E9A">
      <w:pPr>
        <w:pStyle w:val="Listaszerbekezds"/>
        <w:numPr>
          <w:ilvl w:val="0"/>
          <w:numId w:val="26"/>
        </w:numPr>
        <w:rPr>
          <w:ins w:id="1279" w:author="Gamerek Nonstop" w:date="2024-12-05T22:22:00Z"/>
        </w:rPr>
      </w:pPr>
      <w:proofErr w:type="spellStart"/>
      <w:ins w:id="1280" w:author="Gamerek Nonstop" w:date="2024-12-05T22:22:00Z">
        <w:r>
          <w:t>Audio</w:t>
        </w:r>
        <w:proofErr w:type="spellEnd"/>
        <w:r>
          <w:t xml:space="preserve"> fájlok mappája</w:t>
        </w:r>
      </w:ins>
      <w:r w:rsidR="00BE4CAC">
        <w:t xml:space="preserve"> (hanganyagok struktúrája)</w:t>
      </w:r>
    </w:p>
    <w:p w14:paraId="2C8D7F5C" w14:textId="7E5ACFA0" w:rsidR="00FD5E9A" w:rsidRDefault="001667A5">
      <w:pPr>
        <w:pStyle w:val="Listaszerbekezds"/>
        <w:numPr>
          <w:ilvl w:val="0"/>
          <w:numId w:val="26"/>
        </w:numPr>
        <w:rPr>
          <w:ins w:id="1281" w:author="Gamerek Nonstop" w:date="2024-12-05T22:23:00Z"/>
        </w:rPr>
        <w:pPrChange w:id="1282" w:author="Gamerek Nonstop" w:date="2024-12-05T22:24:00Z">
          <w:pPr/>
        </w:pPrChange>
      </w:pPr>
      <w:ins w:id="1283" w:author="Nonstop Gamerek" w:date="2025-04-23T12:48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43232" behindDoc="0" locked="0" layoutInCell="1" allowOverlap="1" wp14:anchorId="7CDC308C" wp14:editId="6457CF9B">
                  <wp:simplePos x="0" y="0"/>
                  <wp:positionH relativeFrom="column">
                    <wp:posOffset>1323949</wp:posOffset>
                  </wp:positionH>
                  <wp:positionV relativeFrom="paragraph">
                    <wp:posOffset>3838134</wp:posOffset>
                  </wp:positionV>
                  <wp:extent cx="2854960" cy="635"/>
                  <wp:effectExtent l="0" t="0" r="2540" b="2540"/>
                  <wp:wrapTopAndBottom/>
                  <wp:docPr id="59" name="Szövegdoboz 5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2854960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898E2AC" w14:textId="4AC29720" w:rsidR="00A90DB9" w:rsidRPr="00BE7BA1" w:rsidRDefault="00A90DB9">
                              <w:pPr>
                                <w:pStyle w:val="Kpalrs"/>
                                <w:rPr>
                                  <w:noProof/>
                                </w:rPr>
                                <w:pPrChange w:id="1284" w:author="Nonstop Gamerek" w:date="2025-04-23T12:48:00Z">
                                  <w:pPr>
                                    <w:pStyle w:val="Listaszerbekezds"/>
                                    <w:numPr>
                                      <w:numId w:val="26"/>
                                    </w:numPr>
                                    <w:ind w:left="1287"/>
                                  </w:pPr>
                                </w:pPrChange>
                              </w:pPr>
                              <w:ins w:id="1285" w:author="Nonstop Gamerek" w:date="2025-04-23T12:48:00Z">
                                <w:r>
                                  <w:rPr>
                                    <w:noProof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</w:rPr>
                                  <w:instrText xml:space="preserve"> SEQ ábra \* ARABIC </w:instrText>
                                </w:r>
                              </w:ins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bookmarkStart w:id="1286" w:name="_Toc196304951"/>
                              <w:ins w:id="1287" w:author="Nonstop Gamerek" w:date="2025-04-25T13:41:00Z">
                                <w:r w:rsidR="00113BD1">
                                  <w:rPr>
                                    <w:noProof/>
                                  </w:rPr>
                                  <w:t>28</w:t>
                                </w:r>
                              </w:ins>
                              <w:ins w:id="1288" w:author="Nonstop Gamerek" w:date="2025-04-23T12:48:00Z"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t>. ábra: Projekt mappastruktúrája</w:t>
                                </w:r>
                              </w:ins>
                              <w:bookmarkEnd w:id="1286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shape w14:anchorId="7CDC308C" id="Szövegdoboz 59" o:spid="_x0000_s1052" type="#_x0000_t202" style="position:absolute;left:0;text-align:left;margin-left:104.25pt;margin-top:302.2pt;width:224.8pt;height:.05pt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" stroked="f">
                  <v:textbox style="mso-fit-shape-to-text:t" inset="0,0,0,0">
                    <w:txbxContent>
                      <w:p w14:paraId="1898E2AC" w14:textId="4AC29720" w:rsidR="00A90DB9" w:rsidRPr="00BE7BA1" w:rsidRDefault="00A90DB9">
                        <w:pPr>
                          <w:pStyle w:val="Kpalrs"/>
                          <w:rPr>
                            <w:noProof/>
                          </w:rPr>
                          <w:pPrChange w:id="1289" w:author="Nonstop Gamerek" w:date="2025-04-23T12:48:00Z">
                            <w:pPr>
                              <w:pStyle w:val="Listaszerbekezds"/>
                              <w:numPr>
                                <w:numId w:val="26"/>
                              </w:numPr>
                              <w:ind w:left="1287"/>
                            </w:pPr>
                          </w:pPrChange>
                        </w:pPr>
                        <w:ins w:id="1290" w:author="Nonstop Gamerek" w:date="2025-04-23T12:48:00Z"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SEQ ábra \* ARABIC </w:instrText>
                          </w:r>
                        </w:ins>
                        <w:r>
                          <w:rPr>
                            <w:noProof/>
                          </w:rPr>
                          <w:fldChar w:fldCharType="separate"/>
                        </w:r>
                        <w:bookmarkStart w:id="1291" w:name="_Toc196304951"/>
                        <w:ins w:id="1292" w:author="Nonstop Gamerek" w:date="2025-04-25T13:41:00Z">
                          <w:r w:rsidR="00113BD1">
                            <w:rPr>
                              <w:noProof/>
                            </w:rPr>
                            <w:t>28</w:t>
                          </w:r>
                        </w:ins>
                        <w:ins w:id="1293" w:author="Nonstop Gamerek" w:date="2025-04-23T12:48:00Z"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t>. ábra: Projekt mappastruktúrája</w:t>
                          </w:r>
                        </w:ins>
                        <w:bookmarkEnd w:id="1291"/>
                      </w:p>
                    </w:txbxContent>
                  </v:textbox>
                  <w10:wrap type="topAndBottom"/>
                </v:shape>
              </w:pict>
            </mc:Fallback>
          </mc:AlternateContent>
        </w:r>
      </w:ins>
      <w:ins w:id="1294" w:author="Gamerek Nonstop" w:date="2024-12-05T22:19:00Z">
        <w:r w:rsidR="00BE4CAC">
          <w:rPr>
            <w:noProof/>
          </w:rPr>
          <w:drawing>
            <wp:anchor distT="0" distB="0" distL="114300" distR="114300" simplePos="0" relativeHeight="251685888" behindDoc="1" locked="0" layoutInCell="1" allowOverlap="1" wp14:anchorId="1AFE2E82" wp14:editId="0E4A7936">
              <wp:simplePos x="0" y="0"/>
              <wp:positionH relativeFrom="margin">
                <wp:posOffset>2020249</wp:posOffset>
              </wp:positionH>
              <wp:positionV relativeFrom="paragraph">
                <wp:posOffset>311913</wp:posOffset>
              </wp:positionV>
              <wp:extent cx="1725930" cy="3477895"/>
              <wp:effectExtent l="0" t="0" r="7620" b="8255"/>
              <wp:wrapTopAndBottom/>
              <wp:docPr id="5" name="Kép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4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725930" cy="34778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  <w:proofErr w:type="spellStart"/>
      <w:ins w:id="1295" w:author="Gamerek Nonstop" w:date="2024-12-05T22:22:00Z">
        <w:r w:rsidR="00FD5E9A">
          <w:t>Package</w:t>
        </w:r>
        <w:proofErr w:type="spellEnd"/>
        <w:r w:rsidR="00FD5E9A">
          <w:t>-ek mappája</w:t>
        </w:r>
      </w:ins>
      <w:r w:rsidR="00BE4CAC">
        <w:t xml:space="preserve"> (külsőleg importált objektumok)</w:t>
      </w:r>
    </w:p>
    <w:p w14:paraId="4B5BBE05" w14:textId="57BAFED0" w:rsidR="00FD5E9A" w:rsidDel="001667A5" w:rsidRDefault="00FD5E9A" w:rsidP="00FD5E9A">
      <w:pPr>
        <w:pStyle w:val="Kpalrs"/>
        <w:rPr>
          <w:ins w:id="1296" w:author="Gamerek Nonstop" w:date="2024-12-05T22:24:00Z"/>
          <w:del w:id="1297" w:author="Nonstop Gamerek" w:date="2025-04-23T12:48:00Z"/>
        </w:rPr>
      </w:pPr>
      <w:ins w:id="1298" w:author="Gamerek Nonstop" w:date="2024-12-05T22:23:00Z">
        <w:del w:id="1299" w:author="Nonstop Gamerek" w:date="2025-04-23T12:48:00Z">
          <w:r w:rsidDel="001667A5">
            <w:tab/>
          </w:r>
        </w:del>
      </w:ins>
      <w:del w:id="1300" w:author="Nonstop Gamerek" w:date="2025-04-23T12:48:00Z">
        <w:r w:rsidR="006D1130" w:rsidDel="001667A5">
          <w:delText>28</w:delText>
        </w:r>
      </w:del>
      <w:ins w:id="1301" w:author="Gamerek Nonstop" w:date="2024-12-05T22:23:00Z">
        <w:del w:id="1302" w:author="Nonstop Gamerek" w:date="2025-04-23T12:48:00Z">
          <w:r w:rsidDel="001667A5">
            <w:delText xml:space="preserve">.ábra: </w:delText>
          </w:r>
        </w:del>
      </w:ins>
      <w:ins w:id="1303" w:author="Gamerek Nonstop" w:date="2024-12-05T22:24:00Z">
        <w:del w:id="1304" w:author="Nonstop Gamerek" w:date="2025-04-23T12:48:00Z">
          <w:r w:rsidDel="001667A5">
            <w:delText>Projekt mappastruktúrája</w:delText>
          </w:r>
        </w:del>
      </w:ins>
    </w:p>
    <w:p w14:paraId="6966C5BD" w14:textId="5E328C34" w:rsidR="004755D6" w:rsidRDefault="00FD5E9A" w:rsidP="00031E99">
      <w:pPr>
        <w:ind w:firstLine="0"/>
      </w:pPr>
      <w:ins w:id="1305" w:author="Gamerek Nonstop" w:date="2024-12-05T22:24:00Z">
        <w:r>
          <w:t>Ezek</w:t>
        </w:r>
      </w:ins>
      <w:ins w:id="1306" w:author="Gamerek Nonstop" w:date="2024-12-05T22:25:00Z">
        <w:r>
          <w:t xml:space="preserve"> által tökéletesen el lehet </w:t>
        </w:r>
      </w:ins>
      <w:ins w:id="1307" w:author="Gamerek Nonstop" w:date="2024-12-05T22:26:00Z">
        <w:r>
          <w:t>tájékozódni,</w:t>
        </w:r>
      </w:ins>
      <w:ins w:id="1308" w:author="Gamerek Nonstop" w:date="2024-12-05T22:25:00Z">
        <w:r>
          <w:t xml:space="preserve"> ha új elem beillesztésére esne sor vagy egy már felhasznált elemen kellene finomítani. </w:t>
        </w:r>
      </w:ins>
      <w:ins w:id="1309" w:author="Gamerek Nonstop" w:date="2024-12-05T22:26:00Z">
        <w:r>
          <w:t xml:space="preserve">A </w:t>
        </w:r>
        <w:del w:id="1310" w:author="Nonstop Gamerek" w:date="2025-04-25T12:00:00Z">
          <w:r w:rsidDel="00D0612D">
            <w:delText>scripteke</w:delText>
          </w:r>
        </w:del>
      </w:ins>
      <w:ins w:id="1311" w:author="Nonstop Gamerek" w:date="2025-04-25T12:00:00Z">
        <w:r w:rsidR="00D0612D">
          <w:t>kódokat</w:t>
        </w:r>
      </w:ins>
      <w:ins w:id="1312" w:author="Gamerek Nonstop" w:date="2024-12-05T22:26:00Z">
        <w:del w:id="1313" w:author="Nonstop Gamerek" w:date="2025-04-25T12:00:00Z">
          <w:r w:rsidDel="00D0612D">
            <w:delText>t</w:delText>
          </w:r>
        </w:del>
      </w:ins>
      <w:ins w:id="1314" w:author="Gamerek Nonstop" w:date="2024-12-05T22:25:00Z">
        <w:r>
          <w:t xml:space="preserve"> </w:t>
        </w:r>
      </w:ins>
      <w:ins w:id="1315" w:author="Gamerek Nonstop" w:date="2024-12-05T22:26:00Z">
        <w:r>
          <w:t>szintenként külön</w:t>
        </w:r>
      </w:ins>
      <w:ins w:id="1316" w:author="Gamerek Nonstop" w:date="2024-12-05T22:25:00Z">
        <w:r>
          <w:t xml:space="preserve"> mappába tettem mivel így a logikák nem keverednek és egy-egy já</w:t>
        </w:r>
      </w:ins>
      <w:ins w:id="1317" w:author="Gamerek Nonstop" w:date="2024-12-05T22:26:00Z">
        <w:r>
          <w:t xml:space="preserve">tékelemhez könnyebben megtalálom a hozzá tartozó </w:t>
        </w:r>
        <w:del w:id="1318" w:author="Nonstop Gamerek" w:date="2025-04-25T12:00:00Z">
          <w:r w:rsidDel="00405F4D">
            <w:delText>script</w:delText>
          </w:r>
        </w:del>
      </w:ins>
      <w:ins w:id="1319" w:author="Nonstop Gamerek" w:date="2025-04-25T12:00:00Z">
        <w:r w:rsidR="00405F4D">
          <w:t>szkript</w:t>
        </w:r>
      </w:ins>
      <w:ins w:id="1320" w:author="Gamerek Nonstop" w:date="2024-12-05T22:26:00Z">
        <w:r>
          <w:t xml:space="preserve"> fájlt.</w:t>
        </w:r>
      </w:ins>
    </w:p>
    <w:p w14:paraId="1A7DDF93" w14:textId="2D4DA10E" w:rsidR="004755D6" w:rsidRDefault="004755D6" w:rsidP="004755D6">
      <w:pPr>
        <w:pStyle w:val="Cmsor1"/>
        <w:rPr>
          <w:ins w:id="1321" w:author="Nonstop Gamerek" w:date="2025-04-25T13:58:00Z"/>
        </w:rPr>
      </w:pPr>
      <w:bookmarkStart w:id="1322" w:name="_Toc195551960"/>
      <w:r>
        <w:t>Statisztikai eredmények</w:t>
      </w:r>
      <w:bookmarkEnd w:id="1322"/>
    </w:p>
    <w:p w14:paraId="16285747" w14:textId="1C6C34CD" w:rsidR="001A27F4" w:rsidRDefault="00AD36EE" w:rsidP="001A27F4">
      <w:pPr>
        <w:pStyle w:val="Cmsor2"/>
        <w:rPr>
          <w:ins w:id="1323" w:author="Nonstop Gamerek" w:date="2025-04-25T13:58:00Z"/>
        </w:rPr>
      </w:pPr>
      <w:ins w:id="1324" w:author="Nonstop Gamerek" w:date="2025-04-25T13:58:00Z">
        <w:r>
          <w:t>Közvéleménykutatás során kialakul eredmények</w:t>
        </w:r>
      </w:ins>
    </w:p>
    <w:p w14:paraId="331A8BA6" w14:textId="1C1D514A" w:rsidR="00AD36EE" w:rsidRPr="00AD36EE" w:rsidRDefault="00AD36EE" w:rsidP="00AD36EE">
      <w:pPr>
        <w:pStyle w:val="Firstparagraph"/>
        <w:rPr>
          <w:rPrChange w:id="1325" w:author="Nonstop Gamerek" w:date="2025-04-25T13:58:00Z">
            <w:rPr/>
          </w:rPrChange>
        </w:rPr>
        <w:pPrChange w:id="1326" w:author="Nonstop Gamerek" w:date="2025-04-25T13:58:00Z">
          <w:pPr>
            <w:pStyle w:val="Cmsor1"/>
          </w:pPr>
        </w:pPrChange>
      </w:pPr>
      <w:ins w:id="1327" w:author="Nonstop Gamerek" w:date="2025-04-25T13:58:00Z">
        <w:r>
          <w:t>A játékkal való játék után</w:t>
        </w:r>
      </w:ins>
      <w:ins w:id="1328" w:author="Nonstop Gamerek" w:date="2025-04-25T13:59:00Z">
        <w:r>
          <w:t xml:space="preserve"> minden tesztelő részt vett egy „Google </w:t>
        </w:r>
        <w:proofErr w:type="gramStart"/>
        <w:r>
          <w:t>Forms”-</w:t>
        </w:r>
        <w:proofErr w:type="gramEnd"/>
        <w:r>
          <w:t>ban elkészített közvélemény kutatásban, ahol a kérdéseimet szerettem volna alátámasztani</w:t>
        </w:r>
      </w:ins>
    </w:p>
    <w:p w14:paraId="02E35758" w14:textId="7E055B80" w:rsidR="004755D6" w:rsidRDefault="00075E8E" w:rsidP="00AD36EE">
      <w:pPr>
        <w:pStyle w:val="Cmsor3"/>
        <w:pPrChange w:id="1329" w:author="Nonstop Gamerek" w:date="2025-04-25T13:59:00Z">
          <w:pPr>
            <w:pStyle w:val="Firstparagraph"/>
          </w:pPr>
        </w:pPrChange>
      </w:pPr>
      <w:ins w:id="1330" w:author="Nonstop Gamerek" w:date="2025-04-25T12:16:00Z">
        <w:r>
          <w:lastRenderedPageBreak/>
          <w:t>Tesztelők generációs eltérései</w:t>
        </w:r>
      </w:ins>
    </w:p>
    <w:p w14:paraId="3D3E8464" w14:textId="77777777" w:rsidR="004755D6" w:rsidRDefault="00D432DA" w:rsidP="00C05782">
      <w:pPr>
        <w:ind w:firstLine="431"/>
        <w:rPr>
          <w:ins w:id="1331" w:author="Nonstop Gamerek" w:date="2025-04-25T12:06:00Z"/>
        </w:rPr>
        <w:pPrChange w:id="1332" w:author="Nonstop Gamerek" w:date="2025-04-25T12:28:00Z">
          <w:pPr>
            <w:ind w:firstLine="0"/>
          </w:pPr>
        </w:pPrChange>
      </w:pPr>
      <w:ins w:id="1333" w:author="Nonstop Gamerek" w:date="2025-04-25T12:01:00Z">
        <w:r>
          <w:t>A statisztika elkészítésében 20 tesztelő eredményeit tudtam összevetni, akik anonimitása érdekében</w:t>
        </w:r>
      </w:ins>
      <w:ins w:id="1334" w:author="Nonstop Gamerek" w:date="2025-04-25T12:02:00Z">
        <w:r>
          <w:t xml:space="preserve"> </w:t>
        </w:r>
      </w:ins>
      <w:ins w:id="1335" w:author="Nonstop Gamerek" w:date="2025-04-25T12:03:00Z">
        <w:r>
          <w:t>csak rendkívüli</w:t>
        </w:r>
      </w:ins>
      <w:ins w:id="1336" w:author="Nonstop Gamerek" w:date="2025-04-25T12:02:00Z">
        <w:r>
          <w:t xml:space="preserve"> fontosságú személyes adatokat </w:t>
        </w:r>
      </w:ins>
      <w:ins w:id="1337" w:author="Nonstop Gamerek" w:date="2025-04-25T12:03:00Z">
        <w:r>
          <w:t>kértem be</w:t>
        </w:r>
      </w:ins>
      <w:ins w:id="1338" w:author="Nonstop Gamerek" w:date="2025-04-25T12:02:00Z">
        <w:r>
          <w:t>, pontosabban</w:t>
        </w:r>
      </w:ins>
      <w:ins w:id="1339" w:author="Nonstop Gamerek" w:date="2025-04-25T12:03:00Z">
        <w:r>
          <w:t xml:space="preserve"> kizárólag</w:t>
        </w:r>
      </w:ins>
      <w:ins w:id="1340" w:author="Nonstop Gamerek" w:date="2025-04-25T12:02:00Z">
        <w:r>
          <w:t xml:space="preserve"> a korukat</w:t>
        </w:r>
      </w:ins>
      <w:ins w:id="1341" w:author="Nonstop Gamerek" w:date="2025-04-25T12:03:00Z">
        <w:r>
          <w:t>,</w:t>
        </w:r>
      </w:ins>
      <w:ins w:id="1342" w:author="Nonstop Gamerek" w:date="2025-04-25T12:02:00Z">
        <w:r>
          <w:t xml:space="preserve"> ami alapján meg tudtam állapítani melyik generációba sorolhatók be</w:t>
        </w:r>
      </w:ins>
      <w:ins w:id="1343" w:author="Nonstop Gamerek" w:date="2025-04-25T12:03:00Z">
        <w:r>
          <w:t xml:space="preserve">.  A játék   elején lévő adatbekérő </w:t>
        </w:r>
      </w:ins>
      <w:ins w:id="1344" w:author="Nonstop Gamerek" w:date="2025-04-25T12:06:00Z">
        <w:r>
          <w:t>részben egy</w:t>
        </w:r>
      </w:ins>
      <w:ins w:id="1345" w:author="Nonstop Gamerek" w:date="2025-04-25T12:03:00Z">
        <w:r>
          <w:t xml:space="preserve"> azonosító alapján</w:t>
        </w:r>
      </w:ins>
      <w:ins w:id="1346" w:author="Nonstop Gamerek" w:date="2025-04-25T12:04:00Z">
        <w:r>
          <w:t xml:space="preserve"> kerülnek mentésre az adatok, amiket dinamikusan generál a program az </w:t>
        </w:r>
      </w:ins>
      <w:ins w:id="1347" w:author="Nonstop Gamerek" w:date="2025-04-25T12:06:00Z">
        <w:r>
          <w:t>adott pontos</w:t>
        </w:r>
      </w:ins>
      <w:ins w:id="1348" w:author="Nonstop Gamerek" w:date="2025-04-25T12:04:00Z">
        <w:r>
          <w:t xml:space="preserve"> idő függvényében. </w:t>
        </w:r>
      </w:ins>
      <w:ins w:id="1349" w:author="Nonstop Gamerek" w:date="2025-04-25T12:05:00Z">
        <w:r>
          <w:t xml:space="preserve"> Így az anoni</w:t>
        </w:r>
      </w:ins>
      <w:ins w:id="1350" w:author="Nonstop Gamerek" w:date="2025-04-25T12:06:00Z">
        <w:r>
          <w:t>mitás garantált marad és nem befolyásolja az eredményeket.</w:t>
        </w:r>
      </w:ins>
    </w:p>
    <w:p w14:paraId="5263E422" w14:textId="77777777" w:rsidR="00D432DA" w:rsidRDefault="00D432DA" w:rsidP="00D432DA">
      <w:pPr>
        <w:ind w:firstLine="0"/>
        <w:rPr>
          <w:ins w:id="1351" w:author="Nonstop Gamerek" w:date="2025-04-25T12:06:00Z"/>
        </w:rPr>
      </w:pPr>
    </w:p>
    <w:p w14:paraId="0C2E6F11" w14:textId="3E03B856" w:rsidR="00D432DA" w:rsidRDefault="00D432DA" w:rsidP="00D432DA">
      <w:pPr>
        <w:ind w:firstLine="0"/>
        <w:rPr>
          <w:ins w:id="1352" w:author="Nonstop Gamerek" w:date="2025-04-25T12:07:00Z"/>
        </w:rPr>
      </w:pPr>
      <w:ins w:id="1353" w:author="Nonstop Gamerek" w:date="2025-04-25T12:07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46304" behindDoc="0" locked="0" layoutInCell="1" allowOverlap="1" wp14:anchorId="63290DF8" wp14:editId="0DB3A51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2887980</wp:posOffset>
                  </wp:positionV>
                  <wp:extent cx="5399405" cy="635"/>
                  <wp:effectExtent l="0" t="0" r="0" b="0"/>
                  <wp:wrapTopAndBottom/>
                  <wp:docPr id="45" name="Szövegdoboz 4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5399405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3AA3CF1" w14:textId="35466CF7" w:rsidR="00A90DB9" w:rsidRPr="00F67051" w:rsidRDefault="00A90DB9" w:rsidP="00D432DA">
                              <w:pPr>
                                <w:pStyle w:val="Kpalrs"/>
                                <w:rPr>
                                  <w:noProof/>
                                </w:rPr>
                                <w:pPrChange w:id="1354" w:author="Nonstop Gamerek" w:date="2025-04-25T12:07:00Z">
                                  <w:pPr/>
                                </w:pPrChange>
                              </w:pPr>
                              <w:ins w:id="1355" w:author="Nonstop Gamerek" w:date="2025-04-25T12:07:00Z">
                                <w:r>
                                  <w:rPr>
                                    <w:noProof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</w:rPr>
                                  <w:instrText xml:space="preserve"> SEQ ábra \* ARABIC </w:instrText>
                                </w:r>
                              </w:ins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ins w:id="1356" w:author="Nonstop Gamerek" w:date="2025-04-25T13:41:00Z">
                                <w:r w:rsidR="00113BD1">
                                  <w:rPr>
                                    <w:noProof/>
                                  </w:rPr>
                                  <w:t>29</w:t>
                                </w:r>
                              </w:ins>
                              <w:ins w:id="1357" w:author="Nonstop Gamerek" w:date="2025-04-25T12:07:00Z"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t>. ábra: generációk eloszlásának aránya szemléltetve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63290DF8" id="Szövegdoboz 45" o:spid="_x0000_s1053" type="#_x0000_t202" style="position:absolute;left:0;text-align:left;margin-left:0;margin-top:227.4pt;width:425.15pt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" stroked="f">
                  <v:textbox style="mso-fit-shape-to-text:t" inset="0,0,0,0">
                    <w:txbxContent>
                      <w:p w14:paraId="33AA3CF1" w14:textId="35466CF7" w:rsidR="00A90DB9" w:rsidRPr="00F67051" w:rsidRDefault="00A90DB9" w:rsidP="00D432DA">
                        <w:pPr>
                          <w:pStyle w:val="Kpalrs"/>
                          <w:rPr>
                            <w:noProof/>
                          </w:rPr>
                          <w:pPrChange w:id="1358" w:author="Nonstop Gamerek" w:date="2025-04-25T12:07:00Z">
                            <w:pPr/>
                          </w:pPrChange>
                        </w:pPr>
                        <w:ins w:id="1359" w:author="Nonstop Gamerek" w:date="2025-04-25T12:07:00Z"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SEQ ábra \* ARABIC </w:instrText>
                          </w:r>
                        </w:ins>
                        <w:r>
                          <w:rPr>
                            <w:noProof/>
                          </w:rPr>
                          <w:fldChar w:fldCharType="separate"/>
                        </w:r>
                        <w:ins w:id="1360" w:author="Nonstop Gamerek" w:date="2025-04-25T13:41:00Z">
                          <w:r w:rsidR="00113BD1">
                            <w:rPr>
                              <w:noProof/>
                            </w:rPr>
                            <w:t>29</w:t>
                          </w:r>
                        </w:ins>
                        <w:ins w:id="1361" w:author="Nonstop Gamerek" w:date="2025-04-25T12:07:00Z"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t>. ábra: generációk eloszlásának aránya szemléltetve</w:t>
                          </w:r>
                        </w:ins>
                      </w:p>
                    </w:txbxContent>
                  </v:textbox>
                  <w10:wrap type="topAndBottom"/>
                </v:shape>
              </w:pict>
            </mc:Fallback>
          </mc:AlternateContent>
        </w:r>
        <w:r>
          <w:rPr>
            <w:noProof/>
          </w:rPr>
          <w:drawing>
            <wp:anchor distT="0" distB="0" distL="114300" distR="114300" simplePos="0" relativeHeight="251744256" behindDoc="0" locked="0" layoutInCell="1" allowOverlap="1" wp14:anchorId="45410790" wp14:editId="29797B31">
              <wp:simplePos x="0" y="0"/>
              <wp:positionH relativeFrom="margin">
                <wp:align>right</wp:align>
              </wp:positionH>
              <wp:positionV relativeFrom="paragraph">
                <wp:posOffset>557945</wp:posOffset>
              </wp:positionV>
              <wp:extent cx="5399405" cy="2273572"/>
              <wp:effectExtent l="0" t="0" r="0" b="0"/>
              <wp:wrapTopAndBottom/>
              <wp:docPr id="42" name="Kép 42" descr="C:\Users\nonst\AppData\Local\Microsoft\Windows\INetCache\Content.MSO\6C20382E.tmp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C:\Users\nonst\AppData\Local\Microsoft\Windows\INetCache\Content.MSO\6C20382E.tmp"/>
                      <pic:cNvPicPr>
                        <a:picLocks noChangeAspect="1" noChangeArrowheads="1"/>
                      </pic:cNvPicPr>
                    </pic:nvPicPr>
                    <pic:blipFill>
                      <a:blip r:embed="rId4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99405" cy="227357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</w:ins>
      <w:ins w:id="1362" w:author="Nonstop Gamerek" w:date="2025-04-25T12:06:00Z">
        <w:r>
          <w:t xml:space="preserve">A tesztelők vegyes életkor szerint </w:t>
        </w:r>
      </w:ins>
      <w:ins w:id="1363" w:author="Nonstop Gamerek" w:date="2025-04-25T12:08:00Z">
        <w:r w:rsidR="00075E8E">
          <w:t>voltak,</w:t>
        </w:r>
      </w:ins>
      <w:ins w:id="1364" w:author="Nonstop Gamerek" w:date="2025-04-25T12:06:00Z">
        <w:r>
          <w:t xml:space="preserve"> de túlnyomó részt a Z generációt sikerült elérnem a szakdolgozato</w:t>
        </w:r>
      </w:ins>
      <w:ins w:id="1365" w:author="Nonstop Gamerek" w:date="2025-04-25T12:07:00Z">
        <w:r>
          <w:t>m készítése során.</w:t>
        </w:r>
      </w:ins>
    </w:p>
    <w:p w14:paraId="05A1F7BE" w14:textId="09CF261E" w:rsidR="00D432DA" w:rsidRDefault="00D432DA" w:rsidP="00D432DA">
      <w:pPr>
        <w:ind w:firstLine="0"/>
        <w:rPr>
          <w:ins w:id="1366" w:author="Nonstop Gamerek" w:date="2025-04-25T12:07:00Z"/>
        </w:rPr>
      </w:pPr>
    </w:p>
    <w:p w14:paraId="2A528A88" w14:textId="2B9F50B2" w:rsidR="00D432DA" w:rsidRDefault="00075E8E" w:rsidP="00D432DA">
      <w:pPr>
        <w:ind w:firstLine="0"/>
        <w:rPr>
          <w:ins w:id="1367" w:author="Nonstop Gamerek" w:date="2025-04-25T12:10:00Z"/>
        </w:rPr>
      </w:pPr>
      <w:ins w:id="1368" w:author="Nonstop Gamerek" w:date="2025-04-25T12:11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49376" behindDoc="0" locked="0" layoutInCell="1" allowOverlap="1" wp14:anchorId="19E794C8" wp14:editId="0420BB8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3671570</wp:posOffset>
                  </wp:positionV>
                  <wp:extent cx="5399405" cy="635"/>
                  <wp:effectExtent l="0" t="0" r="0" b="0"/>
                  <wp:wrapTopAndBottom/>
                  <wp:docPr id="61" name="Szövegdoboz 6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5399405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E051739" w14:textId="475CFDB3" w:rsidR="00A90DB9" w:rsidRPr="00CF7ECF" w:rsidRDefault="00A90DB9" w:rsidP="00075E8E">
                              <w:pPr>
                                <w:pStyle w:val="Kpalrs"/>
                                <w:rPr>
                                  <w:noProof/>
                                </w:rPr>
                                <w:pPrChange w:id="1369" w:author="Nonstop Gamerek" w:date="2025-04-25T12:11:00Z">
                                  <w:pPr/>
                                </w:pPrChange>
                              </w:pPr>
                              <w:ins w:id="1370" w:author="Nonstop Gamerek" w:date="2025-04-25T12:11:00Z">
                                <w:r>
                                  <w:rPr>
                                    <w:noProof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</w:rPr>
                                  <w:instrText xml:space="preserve"> SEQ ábra \* ARABIC </w:instrText>
                                </w:r>
                              </w:ins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ins w:id="1371" w:author="Nonstop Gamerek" w:date="2025-04-25T13:41:00Z">
                                <w:r w:rsidR="00113BD1">
                                  <w:rPr>
                                    <w:noProof/>
                                  </w:rPr>
                                  <w:t>30</w:t>
                                </w:r>
                              </w:ins>
                              <w:ins w:id="1372" w:author="Nonstop Gamerek" w:date="2025-04-25T12:11:00Z"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t>. ábra: eszközhasználat saját szórakoztatás szempontjából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19E794C8" id="Szövegdoboz 61" o:spid="_x0000_s1054" type="#_x0000_t202" style="position:absolute;left:0;text-align:left;margin-left:0;margin-top:289.1pt;width:425.15pt;height: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" stroked="f">
                  <v:textbox style="mso-fit-shape-to-text:t" inset="0,0,0,0">
                    <w:txbxContent>
                      <w:p w14:paraId="2E051739" w14:textId="475CFDB3" w:rsidR="00A90DB9" w:rsidRPr="00CF7ECF" w:rsidRDefault="00A90DB9" w:rsidP="00075E8E">
                        <w:pPr>
                          <w:pStyle w:val="Kpalrs"/>
                          <w:rPr>
                            <w:noProof/>
                          </w:rPr>
                          <w:pPrChange w:id="1373" w:author="Nonstop Gamerek" w:date="2025-04-25T12:11:00Z">
                            <w:pPr/>
                          </w:pPrChange>
                        </w:pPr>
                        <w:ins w:id="1374" w:author="Nonstop Gamerek" w:date="2025-04-25T12:11:00Z"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SEQ ábra \* ARABIC </w:instrText>
                          </w:r>
                        </w:ins>
                        <w:r>
                          <w:rPr>
                            <w:noProof/>
                          </w:rPr>
                          <w:fldChar w:fldCharType="separate"/>
                        </w:r>
                        <w:ins w:id="1375" w:author="Nonstop Gamerek" w:date="2025-04-25T13:41:00Z">
                          <w:r w:rsidR="00113BD1">
                            <w:rPr>
                              <w:noProof/>
                            </w:rPr>
                            <w:t>30</w:t>
                          </w:r>
                        </w:ins>
                        <w:ins w:id="1376" w:author="Nonstop Gamerek" w:date="2025-04-25T12:11:00Z"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t>. ábra: eszközhasználat saját szórakoztatás szempontjából</w:t>
                          </w:r>
                        </w:ins>
                      </w:p>
                    </w:txbxContent>
                  </v:textbox>
                  <w10:wrap type="topAndBottom"/>
                </v:shape>
              </w:pict>
            </mc:Fallback>
          </mc:AlternateContent>
        </w:r>
        <w:r>
          <w:rPr>
            <w:noProof/>
          </w:rPr>
          <w:drawing>
            <wp:anchor distT="0" distB="0" distL="114300" distR="114300" simplePos="0" relativeHeight="251747328" behindDoc="0" locked="0" layoutInCell="1" allowOverlap="1" wp14:anchorId="7E38F1BC" wp14:editId="3F72EA47">
              <wp:simplePos x="0" y="0"/>
              <wp:positionH relativeFrom="margin">
                <wp:align>right</wp:align>
              </wp:positionH>
              <wp:positionV relativeFrom="paragraph">
                <wp:posOffset>1341535</wp:posOffset>
              </wp:positionV>
              <wp:extent cx="5399405" cy="2273572"/>
              <wp:effectExtent l="0" t="0" r="0" b="0"/>
              <wp:wrapTopAndBottom/>
              <wp:docPr id="60" name="Kép 60" descr="C:\Users\nonst\AppData\Local\Microsoft\Windows\INetCache\Content.MSO\619F046C.tmp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C:\Users\nonst\AppData\Local\Microsoft\Windows\INetCache\Content.MSO\619F046C.tmp"/>
                      <pic:cNvPicPr>
                        <a:picLocks noChangeAspect="1" noChangeArrowheads="1"/>
                      </pic:cNvPicPr>
                    </pic:nvPicPr>
                    <pic:blipFill>
                      <a:blip r:embed="rId4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99405" cy="227357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</w:ins>
      <w:ins w:id="1377" w:author="Nonstop Gamerek" w:date="2025-04-25T12:08:00Z">
        <w:r>
          <w:t>Így rálátást nyerhettem arra, hogy a saját generációm digitális képességeit megmérve mekkora a szórása a játékban elért eredményeknek</w:t>
        </w:r>
      </w:ins>
      <w:ins w:id="1378" w:author="Nonstop Gamerek" w:date="2025-04-25T12:09:00Z">
        <w:r>
          <w:t xml:space="preserve">. Az idősebb tesztelők közül mindegyik személynek van beható </w:t>
        </w:r>
      </w:ins>
      <w:ins w:id="1379" w:author="Nonstop Gamerek" w:date="2025-04-25T12:10:00Z">
        <w:r>
          <w:t>tapasztalata az</w:t>
        </w:r>
      </w:ins>
      <w:ins w:id="1380" w:author="Nonstop Gamerek" w:date="2025-04-25T12:09:00Z">
        <w:r>
          <w:t xml:space="preserve"> eszközhasználattal és </w:t>
        </w:r>
      </w:ins>
      <w:ins w:id="1381" w:author="Nonstop Gamerek" w:date="2025-04-25T12:10:00Z">
        <w:r>
          <w:t xml:space="preserve">egyértékűleg </w:t>
        </w:r>
        <w:r>
          <w:lastRenderedPageBreak/>
          <w:t>kimutatkozott, hogy nap mint nap használnak digitális eszközöket akár munkahelyi szempontok miatt vagy saját szórakoztatás szempontjából.</w:t>
        </w:r>
      </w:ins>
    </w:p>
    <w:p w14:paraId="6650F41C" w14:textId="498C02A6" w:rsidR="00075E8E" w:rsidRDefault="00C05782" w:rsidP="00D432DA">
      <w:pPr>
        <w:ind w:firstLine="0"/>
        <w:rPr>
          <w:ins w:id="1382" w:author="Nonstop Gamerek" w:date="2025-04-25T12:25:00Z"/>
        </w:rPr>
      </w:pPr>
      <w:ins w:id="1383" w:author="Nonstop Gamerek" w:date="2025-04-25T12:25:00Z">
        <w:r>
          <w:t>A 20 fős teszterbázisból a válaszadók 10%-a jelezte, hogy naponta többször is játszik, míg 15% naponta egyszer, további 35% pedig hetente többször vesz részt ilyen jellegű digitális tevékenységben. A legtöbben, 40%-</w:t>
        </w:r>
        <w:proofErr w:type="spellStart"/>
        <w:r>
          <w:t>uk</w:t>
        </w:r>
        <w:proofErr w:type="spellEnd"/>
        <w:r>
          <w:t>, csupán hetente egyszer vagy ritkábban játszik, míg olyan válaszadó nem volt, aki egyáltalán ne játszana.</w:t>
        </w:r>
      </w:ins>
    </w:p>
    <w:p w14:paraId="0A0644FB" w14:textId="438F840A" w:rsidR="00C05782" w:rsidRDefault="00C05782" w:rsidP="00D432DA">
      <w:pPr>
        <w:ind w:firstLine="0"/>
        <w:rPr>
          <w:ins w:id="1384" w:author="Nonstop Gamerek" w:date="2025-04-25T12:27:00Z"/>
        </w:rPr>
      </w:pPr>
      <w:ins w:id="1385" w:author="Nonstop Gamerek" w:date="2025-04-25T12:26:00Z">
        <w:r>
          <w:t xml:space="preserve">Ezekből az adatokból leszűrhető, hogy a résztvevők jelentős része gyakran használ játékra digitális eszközöket. </w:t>
        </w:r>
      </w:ins>
      <w:ins w:id="1386" w:author="Nonstop Gamerek" w:date="2025-04-25T12:27:00Z">
        <w:r>
          <w:t>A videojátékokkal rendszeres használata ugyanis magas szintű digitális kompetenciát sugall</w:t>
        </w:r>
      </w:ins>
      <w:ins w:id="1387" w:author="Nonstop Gamerek" w:date="2025-04-25T12:28:00Z">
        <w:r>
          <w:t>,</w:t>
        </w:r>
      </w:ins>
      <w:ins w:id="1388" w:author="Nonstop Gamerek" w:date="2025-04-25T12:27:00Z">
        <w:r>
          <w:t xml:space="preserve"> ide tartozik az</w:t>
        </w:r>
      </w:ins>
      <w:ins w:id="1389" w:author="Nonstop Gamerek" w:date="2025-04-25T12:28:00Z">
        <w:r>
          <w:t>/a</w:t>
        </w:r>
      </w:ins>
      <w:ins w:id="1390" w:author="Nonstop Gamerek" w:date="2025-04-25T12:27:00Z">
        <w:r>
          <w:t>:</w:t>
        </w:r>
      </w:ins>
    </w:p>
    <w:p w14:paraId="4623A470" w14:textId="77777777" w:rsidR="00C05782" w:rsidRDefault="00C05782" w:rsidP="00C05782">
      <w:pPr>
        <w:pStyle w:val="Listaszerbekezds"/>
        <w:numPr>
          <w:ilvl w:val="0"/>
          <w:numId w:val="57"/>
        </w:numPr>
        <w:rPr>
          <w:ins w:id="1391" w:author="Nonstop Gamerek" w:date="2025-04-25T12:27:00Z"/>
        </w:rPr>
      </w:pPr>
      <w:ins w:id="1392" w:author="Nonstop Gamerek" w:date="2025-04-25T12:27:00Z">
        <w:r>
          <w:t>eszközök magabiztos kezelése</w:t>
        </w:r>
      </w:ins>
    </w:p>
    <w:p w14:paraId="550B6041" w14:textId="479EE689" w:rsidR="00C05782" w:rsidRDefault="00C05782" w:rsidP="00C05782">
      <w:pPr>
        <w:pStyle w:val="Listaszerbekezds"/>
        <w:numPr>
          <w:ilvl w:val="0"/>
          <w:numId w:val="57"/>
        </w:numPr>
        <w:rPr>
          <w:ins w:id="1393" w:author="Nonstop Gamerek" w:date="2025-04-25T12:28:00Z"/>
        </w:rPr>
      </w:pPr>
      <w:ins w:id="1394" w:author="Nonstop Gamerek" w:date="2025-04-25T12:27:00Z">
        <w:r>
          <w:t>különféle alkalmazások</w:t>
        </w:r>
      </w:ins>
      <w:ins w:id="1395" w:author="Nonstop Gamerek" w:date="2025-04-25T12:28:00Z">
        <w:r>
          <w:t xml:space="preserve"> használata</w:t>
        </w:r>
      </w:ins>
    </w:p>
    <w:p w14:paraId="1B4E7126" w14:textId="474340B5" w:rsidR="00C05782" w:rsidRDefault="00C05782" w:rsidP="00C05782">
      <w:pPr>
        <w:pStyle w:val="Listaszerbekezds"/>
        <w:numPr>
          <w:ilvl w:val="0"/>
          <w:numId w:val="57"/>
        </w:numPr>
        <w:rPr>
          <w:ins w:id="1396" w:author="Nonstop Gamerek" w:date="2025-04-25T12:28:00Z"/>
        </w:rPr>
      </w:pPr>
      <w:ins w:id="1397" w:author="Nonstop Gamerek" w:date="2025-04-25T12:27:00Z">
        <w:r>
          <w:t>internetes szolgáltatások használata</w:t>
        </w:r>
      </w:ins>
    </w:p>
    <w:p w14:paraId="56A6DA3B" w14:textId="1D275A6F" w:rsidR="00E54F7E" w:rsidRDefault="00256807" w:rsidP="00E54F7E">
      <w:pPr>
        <w:ind w:firstLine="0"/>
        <w:rPr>
          <w:ins w:id="1398" w:author="Nonstop Gamerek" w:date="2025-04-25T13:03:00Z"/>
        </w:rPr>
      </w:pPr>
      <w:ins w:id="1399" w:author="Nonstop Gamerek" w:date="2025-04-25T12:36:00Z">
        <w:r>
          <w:t>Az,</w:t>
        </w:r>
      </w:ins>
      <w:ins w:id="1400" w:author="Nonstop Gamerek" w:date="2025-04-25T12:28:00Z">
        <w:r w:rsidR="00FC6D1D">
          <w:t xml:space="preserve"> hogy a tesztelők között nem volt </w:t>
        </w:r>
      </w:ins>
      <w:ins w:id="1401" w:author="Nonstop Gamerek" w:date="2025-04-25T12:36:00Z">
        <w:r>
          <w:t>olyan,</w:t>
        </w:r>
      </w:ins>
      <w:ins w:id="1402" w:author="Nonstop Gamerek" w:date="2025-04-25T12:28:00Z">
        <w:r w:rsidR="00FC6D1D">
          <w:t xml:space="preserve"> aki </w:t>
        </w:r>
      </w:ins>
      <w:ins w:id="1403" w:author="Nonstop Gamerek" w:date="2025-04-25T12:29:00Z">
        <w:r w:rsidR="00FC6D1D">
          <w:t>digitális aktivitástól mentesnek számítana azt jelenti, hogy a legtöbb embernél ez a mindennapok részét képzi.</w:t>
        </w:r>
      </w:ins>
      <w:ins w:id="1404" w:author="Nonstop Gamerek" w:date="2025-04-25T12:31:00Z">
        <w:r w:rsidR="00FC6D1D">
          <w:t xml:space="preserve"> </w:t>
        </w:r>
      </w:ins>
    </w:p>
    <w:p w14:paraId="2C7BC59B" w14:textId="549377F5" w:rsidR="00A90DB9" w:rsidRDefault="00A90DB9" w:rsidP="00E54F7E">
      <w:pPr>
        <w:ind w:firstLine="0"/>
        <w:rPr>
          <w:ins w:id="1405" w:author="Nonstop Gamerek" w:date="2025-04-25T13:04:00Z"/>
        </w:rPr>
      </w:pPr>
      <w:ins w:id="1406" w:author="Nonstop Gamerek" w:date="2025-04-25T13:03:00Z">
        <w:r>
          <w:t>A j</w:t>
        </w:r>
      </w:ins>
      <w:ins w:id="1407" w:author="Nonstop Gamerek" w:date="2025-04-25T13:04:00Z">
        <w:r>
          <w:t>átékok használatában sok mindent befolyásol az, hogy milyen jellegű játékokat használnak, mivel mindegyik más-más készség fejlesztése szempontjából alkalmas.</w:t>
        </w:r>
      </w:ins>
    </w:p>
    <w:p w14:paraId="0EFE6856" w14:textId="77777777" w:rsidR="00A90DB9" w:rsidRDefault="00A90DB9" w:rsidP="00A90DB9">
      <w:pPr>
        <w:keepNext/>
        <w:ind w:firstLine="0"/>
        <w:rPr>
          <w:ins w:id="1408" w:author="Nonstop Gamerek" w:date="2025-04-25T13:05:00Z"/>
        </w:rPr>
        <w:pPrChange w:id="1409" w:author="Nonstop Gamerek" w:date="2025-04-25T13:05:00Z">
          <w:pPr>
            <w:ind w:firstLine="0"/>
          </w:pPr>
        </w:pPrChange>
      </w:pPr>
      <w:ins w:id="1410" w:author="Nonstop Gamerek" w:date="2025-04-25T13:05:00Z">
        <w:r>
          <w:rPr>
            <w:noProof/>
          </w:rPr>
          <w:drawing>
            <wp:inline distT="0" distB="0" distL="0" distR="0" wp14:anchorId="14AB15FA" wp14:editId="53E35A51">
              <wp:extent cx="5399405" cy="2567274"/>
              <wp:effectExtent l="0" t="0" r="0" b="5080"/>
              <wp:docPr id="67" name="Kép 67" descr="C:\Users\nonst\AppData\Local\Microsoft\Windows\INetCache\Content.MSO\53C03B44.tmp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" descr="C:\Users\nonst\AppData\Local\Microsoft\Windows\INetCache\Content.MSO\53C03B44.tmp"/>
                      <pic:cNvPicPr>
                        <a:picLocks noChangeAspect="1" noChangeArrowheads="1"/>
                      </pic:cNvPicPr>
                    </pic:nvPicPr>
                    <pic:blipFill>
                      <a:blip r:embed="rId4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99405" cy="256727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86DE65E" w14:textId="3DC51BE5" w:rsidR="00A90DB9" w:rsidRDefault="00A90DB9" w:rsidP="00A90DB9">
      <w:pPr>
        <w:pStyle w:val="Kpalrs"/>
        <w:rPr>
          <w:ins w:id="1411" w:author="Nonstop Gamerek" w:date="2025-04-25T13:08:00Z"/>
        </w:rPr>
      </w:pPr>
      <w:ins w:id="1412" w:author="Nonstop Gamerek" w:date="2025-04-25T13:05:00Z">
        <w:r>
          <w:fldChar w:fldCharType="begin"/>
        </w:r>
        <w:r>
          <w:instrText xml:space="preserve"> SEQ ábra \* ARABIC </w:instrText>
        </w:r>
      </w:ins>
      <w:r>
        <w:fldChar w:fldCharType="separate"/>
      </w:r>
      <w:ins w:id="1413" w:author="Nonstop Gamerek" w:date="2025-04-25T13:41:00Z">
        <w:r w:rsidR="00113BD1">
          <w:rPr>
            <w:noProof/>
          </w:rPr>
          <w:t>31</w:t>
        </w:r>
      </w:ins>
      <w:ins w:id="1414" w:author="Nonstop Gamerek" w:date="2025-04-25T13:05:00Z">
        <w:r>
          <w:fldChar w:fldCharType="end"/>
        </w:r>
        <w:r>
          <w:t>. ábra: játéktípusok használatának népszerűsége</w:t>
        </w:r>
      </w:ins>
    </w:p>
    <w:p w14:paraId="2A8AD83F" w14:textId="624B69AE" w:rsidR="00FD2544" w:rsidRDefault="00FD2544" w:rsidP="00FD2544">
      <w:pPr>
        <w:ind w:firstLine="0"/>
        <w:rPr>
          <w:ins w:id="1415" w:author="Nonstop Gamerek" w:date="2025-04-25T13:08:00Z"/>
        </w:rPr>
      </w:pPr>
      <w:ins w:id="1416" w:author="Nonstop Gamerek" w:date="2025-04-25T13:08:00Z">
        <w:r>
          <w:t>A válaszok alapján a legnépszerűbb kategória a "Puzzle és logikai játékok" volt, amelyet a válaszadók 60%-a (12 fő) választott. Ez arra</w:t>
        </w:r>
      </w:ins>
      <w:ins w:id="1417" w:author="Nonstop Gamerek" w:date="2025-04-25T13:09:00Z">
        <w:r>
          <w:t xml:space="preserve"> enged következtetni</w:t>
        </w:r>
      </w:ins>
      <w:ins w:id="1418" w:author="Nonstop Gamerek" w:date="2025-04-25T13:08:00Z">
        <w:r>
          <w:t xml:space="preserve">, hogy a résztvevők </w:t>
        </w:r>
      </w:ins>
      <w:ins w:id="1419" w:author="Nonstop Gamerek" w:date="2025-04-25T13:09:00Z">
        <w:r>
          <w:t>többsége</w:t>
        </w:r>
      </w:ins>
      <w:ins w:id="1420" w:author="Nonstop Gamerek" w:date="2025-04-25T13:08:00Z">
        <w:r>
          <w:t xml:space="preserve"> szívesen vesz részt olyan szellemi</w:t>
        </w:r>
      </w:ins>
      <w:ins w:id="1421" w:author="Nonstop Gamerek" w:date="2025-04-25T13:09:00Z">
        <w:r>
          <w:t xml:space="preserve"> vagy</w:t>
        </w:r>
      </w:ins>
      <w:ins w:id="1422" w:author="Nonstop Gamerek" w:date="2025-04-25T13:08:00Z">
        <w:r>
          <w:t xml:space="preserve"> problémamegoldó</w:t>
        </w:r>
      </w:ins>
      <w:ins w:id="1423" w:author="Nonstop Gamerek" w:date="2025-04-25T13:09:00Z">
        <w:r>
          <w:t xml:space="preserve"> </w:t>
        </w:r>
        <w:r>
          <w:t>kihívásokban</w:t>
        </w:r>
        <w:r>
          <w:t>, amik a</w:t>
        </w:r>
      </w:ins>
      <w:ins w:id="1424" w:author="Nonstop Gamerek" w:date="2025-04-25T13:08:00Z">
        <w:r>
          <w:t xml:space="preserve"> készségeiket és logik</w:t>
        </w:r>
      </w:ins>
      <w:ins w:id="1425" w:author="Nonstop Gamerek" w:date="2025-04-25T13:09:00Z">
        <w:r>
          <w:t>á</w:t>
        </w:r>
      </w:ins>
      <w:ins w:id="1426" w:author="Nonstop Gamerek" w:date="2025-04-25T13:10:00Z">
        <w:r>
          <w:t xml:space="preserve">jukat </w:t>
        </w:r>
      </w:ins>
      <w:ins w:id="1427" w:author="Nonstop Gamerek" w:date="2025-04-25T13:08:00Z">
        <w:r>
          <w:t xml:space="preserve">fejlesztik. </w:t>
        </w:r>
      </w:ins>
      <w:ins w:id="1428" w:author="Nonstop Gamerek" w:date="2025-04-25T13:12:00Z">
        <w:r>
          <w:t xml:space="preserve">Ezt a tulajdonságot már kutatások is sok oldalról elemezték </w:t>
        </w:r>
        <w:r>
          <w:t>részletesen</w:t>
        </w:r>
        <w:r>
          <w:t xml:space="preserve">. Például, hogy </w:t>
        </w:r>
      </w:ins>
      <w:ins w:id="1429" w:author="Nonstop Gamerek" w:date="2025-04-25T13:14:00Z">
        <w:r>
          <w:t>a puzzle</w:t>
        </w:r>
      </w:ins>
      <w:ins w:id="1430" w:author="Nonstop Gamerek" w:date="2025-04-25T13:12:00Z">
        <w:r>
          <w:t xml:space="preserve"> játékok</w:t>
        </w:r>
        <w:r>
          <w:t>nak mily</w:t>
        </w:r>
      </w:ins>
      <w:ins w:id="1431" w:author="Nonstop Gamerek" w:date="2025-04-25T13:13:00Z">
        <w:r>
          <w:t>en</w:t>
        </w:r>
      </w:ins>
      <w:ins w:id="1432" w:author="Nonstop Gamerek" w:date="2025-04-25T13:12:00Z">
        <w:r>
          <w:t xml:space="preserve"> pozitív és negatív </w:t>
        </w:r>
        <w:r>
          <w:lastRenderedPageBreak/>
          <w:t xml:space="preserve">hatásait </w:t>
        </w:r>
      </w:ins>
      <w:ins w:id="1433" w:author="Nonstop Gamerek" w:date="2025-04-25T13:13:00Z">
        <w:r>
          <w:t xml:space="preserve">vannak </w:t>
        </w:r>
      </w:ins>
      <w:ins w:id="1434" w:author="Nonstop Gamerek" w:date="2025-04-25T13:14:00Z">
        <w:r>
          <w:t>a tanulók</w:t>
        </w:r>
      </w:ins>
      <w:ins w:id="1435" w:author="Nonstop Gamerek" w:date="2025-04-25T13:12:00Z">
        <w:r>
          <w:t xml:space="preserve"> tanulási folyamataira, különös tekintettel a kognitív képességek fejlődésére.</w:t>
        </w:r>
        <w:r>
          <w:t xml:space="preserve"> </w:t>
        </w:r>
      </w:ins>
      <w:ins w:id="1436" w:author="Nonstop Gamerek" w:date="2025-04-25T13:08:00Z">
        <w:r>
          <w:t>[</w:t>
        </w:r>
      </w:ins>
      <w:ins w:id="1437" w:author="Nonstop Gamerek" w:date="2025-04-25T13:14:00Z">
        <w:r>
          <w:t>19</w:t>
        </w:r>
      </w:ins>
      <w:ins w:id="1438" w:author="Nonstop Gamerek" w:date="2025-04-25T13:08:00Z">
        <w:r>
          <w:t>].</w:t>
        </w:r>
      </w:ins>
    </w:p>
    <w:p w14:paraId="4F9CC38E" w14:textId="2AEEA652" w:rsidR="00FD2544" w:rsidRDefault="00FD2544" w:rsidP="00FD2544">
      <w:pPr>
        <w:ind w:firstLine="0"/>
        <w:rPr>
          <w:ins w:id="1439" w:author="Nonstop Gamerek" w:date="2025-04-25T13:08:00Z"/>
        </w:rPr>
      </w:pPr>
      <w:ins w:id="1440" w:author="Nonstop Gamerek" w:date="2025-04-25T13:08:00Z">
        <w:r>
          <w:t>A második legnépszerűbb választás a "Stratégiai játékok" volt, amelyet a válaszadók 50%-a (10 fő) jelölt meg. A stratégiai játékok kedvelése arra utal, hogy sokan értékelik a hosszabb távú tervezést, az előrelátást</w:t>
        </w:r>
      </w:ins>
      <w:ins w:id="1441" w:author="Nonstop Gamerek" w:date="2025-04-25T13:15:00Z">
        <w:r>
          <w:t>,</w:t>
        </w:r>
      </w:ins>
      <w:ins w:id="1442" w:author="Nonstop Gamerek" w:date="2025-04-25T13:08:00Z">
        <w:r>
          <w:t xml:space="preserve"> a komplex döntéshozatalt igénylő feladatokat. Ezt a </w:t>
        </w:r>
      </w:ins>
      <w:ins w:id="1443" w:author="Nonstop Gamerek" w:date="2025-04-25T13:15:00Z">
        <w:r>
          <w:t>fajta érdeklődést</w:t>
        </w:r>
      </w:ins>
      <w:ins w:id="1444" w:author="Nonstop Gamerek" w:date="2025-04-25T13:08:00Z">
        <w:r>
          <w:t xml:space="preserve"> tudományos kutatások is megerősítik, </w:t>
        </w:r>
      </w:ins>
      <w:ins w:id="1445" w:author="Nonstop Gamerek" w:date="2025-04-25T13:15:00Z">
        <w:r>
          <w:t>amik</w:t>
        </w:r>
      </w:ins>
      <w:ins w:id="1446" w:author="Nonstop Gamerek" w:date="2025-04-25T13:08:00Z">
        <w:r>
          <w:t xml:space="preserve"> szerint a stratégiai játékok </w:t>
        </w:r>
      </w:ins>
      <w:ins w:id="1447" w:author="Nonstop Gamerek" w:date="2025-04-25T13:16:00Z">
        <w:r>
          <w:t>kedvező</w:t>
        </w:r>
      </w:ins>
      <w:ins w:id="1448" w:author="Nonstop Gamerek" w:date="2025-04-25T13:08:00Z">
        <w:r>
          <w:t xml:space="preserve"> hatással vannak a kognitív rugalmasságra és a döntéshozatali képességekre [</w:t>
        </w:r>
      </w:ins>
      <w:ins w:id="1449" w:author="Nonstop Gamerek" w:date="2025-04-25T13:14:00Z">
        <w:r>
          <w:t>20</w:t>
        </w:r>
      </w:ins>
      <w:ins w:id="1450" w:author="Nonstop Gamerek" w:date="2025-04-25T13:08:00Z">
        <w:r>
          <w:t>].</w:t>
        </w:r>
      </w:ins>
    </w:p>
    <w:p w14:paraId="4383731D" w14:textId="57187229" w:rsidR="00FD2544" w:rsidRDefault="00FD2544" w:rsidP="00FD2544">
      <w:pPr>
        <w:ind w:firstLine="0"/>
        <w:rPr>
          <w:ins w:id="1451" w:author="Nonstop Gamerek" w:date="2025-04-25T13:08:00Z"/>
        </w:rPr>
      </w:pPr>
      <w:ins w:id="1452" w:author="Nonstop Gamerek" w:date="2025-04-25T13:08:00Z">
        <w:r>
          <w:t xml:space="preserve">A harmadik legnépszerűbb kategória az "Akciójátékok" volt, 45%-os (9 fő) választási aránnyal. Az akciójátékok gyors reakcióidőt, koncentrációt és kéz-szem koordinációt igényelnek, ami </w:t>
        </w:r>
      </w:ins>
      <w:ins w:id="1453" w:author="Nonstop Gamerek" w:date="2025-04-25T13:16:00Z">
        <w:r>
          <w:t>azok számára nyújthat élvezetet</w:t>
        </w:r>
      </w:ins>
      <w:ins w:id="1454" w:author="Nonstop Gamerek" w:date="2025-04-25T13:08:00Z">
        <w:r>
          <w:t>, akik a dinamikusabb, intenzívebb játékmenetet preferálják.</w:t>
        </w:r>
      </w:ins>
      <w:ins w:id="1455" w:author="Nonstop Gamerek" w:date="2025-04-25T13:16:00Z">
        <w:r>
          <w:t xml:space="preserve"> Itt fontos a 3D-s környezetben való összet</w:t>
        </w:r>
        <w:r w:rsidR="00C30C97">
          <w:t>ett</w:t>
        </w:r>
        <w:r>
          <w:t xml:space="preserve"> navigációs </w:t>
        </w:r>
        <w:r w:rsidR="00C30C97">
          <w:t>képess</w:t>
        </w:r>
      </w:ins>
      <w:ins w:id="1456" w:author="Nonstop Gamerek" w:date="2025-04-25T13:17:00Z">
        <w:r w:rsidR="00C30C97">
          <w:t>ég és a rendszeres játék mivel ezek a készségek az idő múlásával tompulhatnak.</w:t>
        </w:r>
      </w:ins>
    </w:p>
    <w:p w14:paraId="0CA0E7CB" w14:textId="479D4B96" w:rsidR="00FD2544" w:rsidRDefault="00FD2544" w:rsidP="00FD2544">
      <w:pPr>
        <w:ind w:firstLine="0"/>
        <w:rPr>
          <w:ins w:id="1457" w:author="Nonstop Gamerek" w:date="2025-04-25T13:17:00Z"/>
        </w:rPr>
      </w:pPr>
      <w:ins w:id="1458" w:author="Nonstop Gamerek" w:date="2025-04-25T13:08:00Z">
        <w:r>
          <w:t xml:space="preserve">A többi kategória lényegesen kevesebb szavazatot kapott: a "Szimulációs vagy életszerű játékok" kategóriát 8 fő (40%) választotta, míg a "Színező" és a "Nyelvtanulási" játékok mindössze 1-1 szavazatot (5%-ot) értek el. Ezek az eredmények azt </w:t>
        </w:r>
      </w:ins>
      <w:ins w:id="1459" w:author="Nonstop Gamerek" w:date="2025-04-25T13:17:00Z">
        <w:r w:rsidR="00C30C97">
          <w:t>mutatják</w:t>
        </w:r>
      </w:ins>
      <w:ins w:id="1460" w:author="Nonstop Gamerek" w:date="2025-04-25T13:08:00Z">
        <w:r>
          <w:t>, hogy a válaszadók körében a komplexebb szellemi vagy taktikai kihívást jelentő játékok sokkal népszerűbbek, mint az egyszerűbb vagy inkább pihentető típusú alkalmazások.</w:t>
        </w:r>
      </w:ins>
    </w:p>
    <w:p w14:paraId="7869A2EA" w14:textId="7103CBBD" w:rsidR="00C30C97" w:rsidRPr="00FD2544" w:rsidRDefault="00C30C97" w:rsidP="00FD2544">
      <w:pPr>
        <w:ind w:firstLine="0"/>
        <w:rPr>
          <w:ins w:id="1461" w:author="Nonstop Gamerek" w:date="2025-04-25T13:05:00Z"/>
          <w:rPrChange w:id="1462" w:author="Nonstop Gamerek" w:date="2025-04-25T13:08:00Z">
            <w:rPr>
              <w:ins w:id="1463" w:author="Nonstop Gamerek" w:date="2025-04-25T13:05:00Z"/>
            </w:rPr>
          </w:rPrChange>
        </w:rPr>
        <w:pPrChange w:id="1464" w:author="Nonstop Gamerek" w:date="2025-04-25T13:09:00Z">
          <w:pPr>
            <w:pStyle w:val="Kpalrs"/>
            <w:jc w:val="both"/>
          </w:pPr>
        </w:pPrChange>
      </w:pPr>
      <w:ins w:id="1465" w:author="Nonstop Gamerek" w:date="2025-04-25T13:17:00Z">
        <w:r>
          <w:t>Ez az eredményeken látszott is a játékban</w:t>
        </w:r>
      </w:ins>
      <w:ins w:id="1466" w:author="Nonstop Gamerek" w:date="2025-04-25T13:18:00Z">
        <w:r>
          <w:t>.</w:t>
        </w:r>
      </w:ins>
    </w:p>
    <w:p w14:paraId="0B3FA2EE" w14:textId="7927B6F8" w:rsidR="00E54F7E" w:rsidRDefault="00E54F7E" w:rsidP="00AD36EE">
      <w:pPr>
        <w:pStyle w:val="Cmsor3"/>
        <w:rPr>
          <w:ins w:id="1467" w:author="Nonstop Gamerek" w:date="2025-04-25T12:58:00Z"/>
        </w:rPr>
        <w:pPrChange w:id="1468" w:author="Nonstop Gamerek" w:date="2025-04-25T14:00:00Z">
          <w:pPr>
            <w:ind w:firstLine="0"/>
          </w:pPr>
        </w:pPrChange>
      </w:pPr>
      <w:ins w:id="1469" w:author="Nonstop Gamerek" w:date="2025-04-25T13:00:00Z">
        <w:r>
          <w:t>A</w:t>
        </w:r>
        <w:r w:rsidRPr="00E54F7E">
          <w:t>z oktatás hatása a digitális készségekre</w:t>
        </w:r>
      </w:ins>
    </w:p>
    <w:p w14:paraId="55CD931E" w14:textId="77777777" w:rsidR="00E54F7E" w:rsidRDefault="00E54F7E" w:rsidP="00E54F7E">
      <w:pPr>
        <w:ind w:firstLine="0"/>
        <w:rPr>
          <w:ins w:id="1470" w:author="Nonstop Gamerek" w:date="2025-04-25T12:58:00Z"/>
        </w:rPr>
        <w:pPrChange w:id="1471" w:author="Nonstop Gamerek" w:date="2025-04-25T12:58:00Z">
          <w:pPr>
            <w:ind w:firstLine="0"/>
          </w:pPr>
        </w:pPrChange>
      </w:pPr>
    </w:p>
    <w:p w14:paraId="7A1636AB" w14:textId="23FED4CD" w:rsidR="00C05782" w:rsidRDefault="00FC6D1D" w:rsidP="00E54F7E">
      <w:pPr>
        <w:ind w:firstLine="709"/>
        <w:rPr>
          <w:ins w:id="1472" w:author="Nonstop Gamerek" w:date="2025-04-25T12:36:00Z"/>
        </w:rPr>
        <w:pPrChange w:id="1473" w:author="Nonstop Gamerek" w:date="2025-04-25T12:59:00Z">
          <w:pPr>
            <w:ind w:firstLine="0"/>
          </w:pPr>
        </w:pPrChange>
      </w:pPr>
      <w:ins w:id="1474" w:author="Nonstop Gamerek" w:date="2025-04-25T12:31:00Z">
        <w:r>
          <w:t>Sokban befolyásolhatja ám ezeket az adatokat az, hogy milyen környezetben helyezkedik el az adott ember</w:t>
        </w:r>
      </w:ins>
      <w:ins w:id="1475" w:author="Nonstop Gamerek" w:date="2025-04-25T12:32:00Z">
        <w:r>
          <w:t xml:space="preserve">. Egy 2020-as </w:t>
        </w:r>
      </w:ins>
      <w:ins w:id="1476" w:author="Nonstop Gamerek" w:date="2025-04-25T12:33:00Z">
        <w:r>
          <w:t>kutatás,</w:t>
        </w:r>
      </w:ins>
      <w:ins w:id="1477" w:author="Nonstop Gamerek" w:date="2025-04-25T12:32:00Z">
        <w:r>
          <w:t xml:space="preserve"> amit a „European Comission” végzett, azt vizsgálta az Európai Unión belül, hogy milyen digitális szakadék jellemző a </w:t>
        </w:r>
      </w:ins>
      <w:ins w:id="1478" w:author="Nonstop Gamerek" w:date="2025-04-25T12:33:00Z">
        <w:r>
          <w:t>vidéki térségekben lakó emberek és a városban lakó emberek digitális képességeiben. [17]</w:t>
        </w:r>
      </w:ins>
      <w:ins w:id="1479" w:author="Nonstop Gamerek" w:date="2025-04-25T12:29:00Z">
        <w:r>
          <w:t xml:space="preserve"> </w:t>
        </w:r>
      </w:ins>
    </w:p>
    <w:p w14:paraId="3AA72B25" w14:textId="06A0DFE7" w:rsidR="00256807" w:rsidRDefault="00256807" w:rsidP="00C05782">
      <w:pPr>
        <w:ind w:firstLine="0"/>
        <w:rPr>
          <w:ins w:id="1480" w:author="Nonstop Gamerek" w:date="2025-04-25T12:40:00Z"/>
        </w:rPr>
      </w:pPr>
      <w:ins w:id="1481" w:author="Nonstop Gamerek" w:date="2025-04-25T12:37:00Z">
        <w:r>
          <w:t xml:space="preserve">Hasonlóan 2019-ben megelőzőleg készült még egy kutatás a „European </w:t>
        </w:r>
        <w:proofErr w:type="spellStart"/>
        <w:r>
          <w:t>Commission</w:t>
        </w:r>
        <w:proofErr w:type="spellEnd"/>
        <w:r>
          <w:t xml:space="preserve">” vezetésével. </w:t>
        </w:r>
      </w:ins>
      <w:ins w:id="1482" w:author="Nonstop Gamerek" w:date="2025-04-25T12:38:00Z">
        <w:r w:rsidRPr="00256807">
          <w:t xml:space="preserve">Ez a </w:t>
        </w:r>
        <w:r>
          <w:t>dokumentáció</w:t>
        </w:r>
        <w:r w:rsidRPr="00256807">
          <w:t xml:space="preserve"> részletesen kimutat</w:t>
        </w:r>
        <w:r>
          <w:t>ta</w:t>
        </w:r>
        <w:r w:rsidRPr="00256807">
          <w:t xml:space="preserve">, hogy az iskolázottság szintje szoros összefüggést mutat a digitális készségek meglétével. Minél magasabb az oktatásban töltött évek száma, annál valószínűbb, hogy az egyén magas szintű digitális készségekkel </w:t>
        </w:r>
      </w:ins>
      <w:ins w:id="1483" w:author="Nonstop Gamerek" w:date="2025-04-25T12:40:00Z">
        <w:r w:rsidRPr="00256807">
          <w:t>rendelkezik.</w:t>
        </w:r>
      </w:ins>
      <w:ins w:id="1484" w:author="Nonstop Gamerek" w:date="2025-04-25T12:41:00Z">
        <w:r>
          <w:t xml:space="preserve"> </w:t>
        </w:r>
      </w:ins>
      <w:ins w:id="1485" w:author="Nonstop Gamerek" w:date="2025-04-25T12:40:00Z">
        <w:r>
          <w:t xml:space="preserve">Kulcsmondatuk a következő volt, ami jellemezte a jelentésüket: </w:t>
        </w:r>
      </w:ins>
      <w:ins w:id="1486" w:author="Nonstop Gamerek" w:date="2025-04-25T12:41:00Z">
        <w:r w:rsidRPr="00256807">
          <w:t>„</w:t>
        </w:r>
        <w:proofErr w:type="spellStart"/>
        <w:r w:rsidRPr="00256807">
          <w:t>Higher</w:t>
        </w:r>
        <w:proofErr w:type="spellEnd"/>
        <w:r w:rsidRPr="00256807">
          <w:t xml:space="preserve"> </w:t>
        </w:r>
        <w:proofErr w:type="spellStart"/>
        <w:r w:rsidRPr="00256807">
          <w:t>levels</w:t>
        </w:r>
        <w:proofErr w:type="spellEnd"/>
        <w:r w:rsidRPr="00256807">
          <w:t xml:space="preserve"> of </w:t>
        </w:r>
        <w:proofErr w:type="spellStart"/>
        <w:r w:rsidRPr="00256807">
          <w:t>education</w:t>
        </w:r>
        <w:proofErr w:type="spellEnd"/>
        <w:r w:rsidRPr="00256807">
          <w:t xml:space="preserve"> </w:t>
        </w:r>
        <w:proofErr w:type="spellStart"/>
        <w:r w:rsidRPr="00256807">
          <w:t>strongly</w:t>
        </w:r>
        <w:proofErr w:type="spellEnd"/>
        <w:r w:rsidRPr="00256807">
          <w:t xml:space="preserve"> </w:t>
        </w:r>
        <w:proofErr w:type="spellStart"/>
        <w:r w:rsidRPr="00256807">
          <w:t>correlate</w:t>
        </w:r>
        <w:proofErr w:type="spellEnd"/>
        <w:r w:rsidRPr="00256807">
          <w:t xml:space="preserve"> </w:t>
        </w:r>
        <w:proofErr w:type="spellStart"/>
        <w:r w:rsidRPr="00256807">
          <w:t>with</w:t>
        </w:r>
        <w:proofErr w:type="spellEnd"/>
        <w:r w:rsidRPr="00256807">
          <w:t xml:space="preserve"> </w:t>
        </w:r>
        <w:proofErr w:type="spellStart"/>
        <w:r w:rsidRPr="00256807">
          <w:t>higher</w:t>
        </w:r>
        <w:proofErr w:type="spellEnd"/>
        <w:r w:rsidRPr="00256807">
          <w:t xml:space="preserve"> </w:t>
        </w:r>
        <w:proofErr w:type="spellStart"/>
        <w:r w:rsidRPr="00256807">
          <w:t>levels</w:t>
        </w:r>
        <w:proofErr w:type="spellEnd"/>
        <w:r w:rsidRPr="00256807">
          <w:t xml:space="preserve"> of </w:t>
        </w:r>
        <w:proofErr w:type="spellStart"/>
        <w:r w:rsidRPr="00256807">
          <w:t>digital</w:t>
        </w:r>
        <w:proofErr w:type="spellEnd"/>
        <w:r w:rsidRPr="00256807">
          <w:t xml:space="preserve"> </w:t>
        </w:r>
        <w:proofErr w:type="spellStart"/>
        <w:r w:rsidRPr="00256807">
          <w:t>skills</w:t>
        </w:r>
        <w:proofErr w:type="spellEnd"/>
        <w:r w:rsidRPr="00256807">
          <w:t>.”</w:t>
        </w:r>
        <w:r>
          <w:t xml:space="preserve"> [18]</w:t>
        </w:r>
      </w:ins>
    </w:p>
    <w:p w14:paraId="74D82766" w14:textId="41897998" w:rsidR="00256807" w:rsidRDefault="00D87AB2" w:rsidP="00C05782">
      <w:pPr>
        <w:ind w:firstLine="0"/>
        <w:rPr>
          <w:ins w:id="1487" w:author="Nonstop Gamerek" w:date="2025-04-25T12:42:00Z"/>
        </w:rPr>
      </w:pPr>
      <w:ins w:id="1488" w:author="Nonstop Gamerek" w:date="2025-04-25T12:42:00Z">
        <w:r>
          <w:rPr>
            <w:noProof/>
          </w:rPr>
          <w:lastRenderedPageBreak/>
          <mc:AlternateContent>
            <mc:Choice Requires="wps">
              <w:drawing>
                <wp:anchor distT="0" distB="0" distL="114300" distR="114300" simplePos="0" relativeHeight="251752448" behindDoc="0" locked="0" layoutInCell="1" allowOverlap="1" wp14:anchorId="7AFB9792" wp14:editId="520A8E6A">
                  <wp:simplePos x="0" y="0"/>
                  <wp:positionH relativeFrom="margin">
                    <wp:align>right</wp:align>
                  </wp:positionH>
                  <wp:positionV relativeFrom="paragraph">
                    <wp:posOffset>3460932</wp:posOffset>
                  </wp:positionV>
                  <wp:extent cx="5243195" cy="635"/>
                  <wp:effectExtent l="0" t="0" r="0" b="2540"/>
                  <wp:wrapTopAndBottom/>
                  <wp:docPr id="63" name="Szövegdoboz 6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5243195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97C6E2B" w14:textId="6B01C16C" w:rsidR="00A90DB9" w:rsidRPr="00362341" w:rsidRDefault="00A90DB9" w:rsidP="00D87AB2">
                              <w:pPr>
                                <w:pStyle w:val="Kpalrs"/>
                                <w:rPr>
                                  <w:noProof/>
                                </w:rPr>
                                <w:pPrChange w:id="1489" w:author="Nonstop Gamerek" w:date="2025-04-25T12:42:00Z">
                                  <w:pPr/>
                                </w:pPrChange>
                              </w:pPr>
                              <w:ins w:id="1490" w:author="Nonstop Gamerek" w:date="2025-04-25T12:42:00Z">
                                <w:r>
                                  <w:rPr>
                                    <w:noProof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</w:rPr>
                                  <w:instrText xml:space="preserve"> SEQ ábra \* ARABIC </w:instrText>
                                </w:r>
                              </w:ins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ins w:id="1491" w:author="Nonstop Gamerek" w:date="2025-04-25T13:41:00Z">
                                <w:r w:rsidR="00113BD1">
                                  <w:rPr>
                                    <w:noProof/>
                                  </w:rPr>
                                  <w:t>32</w:t>
                                </w:r>
                              </w:ins>
                              <w:ins w:id="1492" w:author="Nonstop Gamerek" w:date="2025-04-25T12:42:00Z"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t>. ábra</w:t>
                                </w:r>
                              </w:ins>
                              <w:ins w:id="1493" w:author="Nonstop Gamerek" w:date="2025-04-25T12:43:00Z">
                                <w:r>
                                  <w:t>: Oktatásban töltött évek számának összesített ábrája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7AFB9792" id="Szövegdoboz 63" o:spid="_x0000_s1055" type="#_x0000_t202" style="position:absolute;left:0;text-align:left;margin-left:361.65pt;margin-top:272.5pt;width:412.85pt;height:.05pt;z-index:2517524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" stroked="f">
                  <v:textbox style="mso-fit-shape-to-text:t" inset="0,0,0,0">
                    <w:txbxContent>
                      <w:p w14:paraId="197C6E2B" w14:textId="6B01C16C" w:rsidR="00A90DB9" w:rsidRPr="00362341" w:rsidRDefault="00A90DB9" w:rsidP="00D87AB2">
                        <w:pPr>
                          <w:pStyle w:val="Kpalrs"/>
                          <w:rPr>
                            <w:noProof/>
                          </w:rPr>
                          <w:pPrChange w:id="1494" w:author="Nonstop Gamerek" w:date="2025-04-25T12:42:00Z">
                            <w:pPr/>
                          </w:pPrChange>
                        </w:pPr>
                        <w:ins w:id="1495" w:author="Nonstop Gamerek" w:date="2025-04-25T12:42:00Z"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SEQ ábra \* ARABIC </w:instrText>
                          </w:r>
                        </w:ins>
                        <w:r>
                          <w:rPr>
                            <w:noProof/>
                          </w:rPr>
                          <w:fldChar w:fldCharType="separate"/>
                        </w:r>
                        <w:ins w:id="1496" w:author="Nonstop Gamerek" w:date="2025-04-25T13:41:00Z">
                          <w:r w:rsidR="00113BD1">
                            <w:rPr>
                              <w:noProof/>
                            </w:rPr>
                            <w:t>32</w:t>
                          </w:r>
                        </w:ins>
                        <w:ins w:id="1497" w:author="Nonstop Gamerek" w:date="2025-04-25T12:42:00Z"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t>. ábra</w:t>
                          </w:r>
                        </w:ins>
                        <w:ins w:id="1498" w:author="Nonstop Gamerek" w:date="2025-04-25T12:43:00Z">
                          <w:r>
                            <w:t>: Oktatásban töltött évek számának összesített ábrája</w:t>
                          </w:r>
                        </w:ins>
                      </w:p>
                    </w:txbxContent>
                  </v:textbox>
                  <w10:wrap type="topAndBottom" anchorx="margin"/>
                </v:shape>
              </w:pict>
            </mc:Fallback>
          </mc:AlternateContent>
        </w:r>
        <w:r>
          <w:rPr>
            <w:noProof/>
          </w:rPr>
          <w:drawing>
            <wp:anchor distT="0" distB="0" distL="114300" distR="114300" simplePos="0" relativeHeight="251750400" behindDoc="0" locked="0" layoutInCell="1" allowOverlap="1" wp14:anchorId="7700469A" wp14:editId="67AB719A">
              <wp:simplePos x="0" y="0"/>
              <wp:positionH relativeFrom="margin">
                <wp:posOffset>-635</wp:posOffset>
              </wp:positionH>
              <wp:positionV relativeFrom="paragraph">
                <wp:posOffset>906975</wp:posOffset>
              </wp:positionV>
              <wp:extent cx="5243195" cy="2493010"/>
              <wp:effectExtent l="0" t="0" r="0" b="2540"/>
              <wp:wrapTopAndBottom/>
              <wp:docPr id="62" name="Kép 62" descr="C:\Users\nonst\AppData\Local\Microsoft\Windows\INetCache\Content.MSO\434A215A.tmp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 descr="C:\Users\nonst\AppData\Local\Microsoft\Windows\INetCache\Content.MSO\434A215A.tmp"/>
                      <pic:cNvPicPr>
                        <a:picLocks noChangeAspect="1" noChangeArrowheads="1"/>
                      </pic:cNvPicPr>
                    </pic:nvPicPr>
                    <pic:blipFill>
                      <a:blip r:embed="rId4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43195" cy="2493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</w:ins>
      <w:ins w:id="1499" w:author="Nonstop Gamerek" w:date="2025-04-25T12:38:00Z">
        <w:r w:rsidR="00256807">
          <w:t xml:space="preserve">Ezt az adatot </w:t>
        </w:r>
      </w:ins>
      <w:ins w:id="1500" w:author="Nonstop Gamerek" w:date="2025-04-25T12:39:00Z">
        <w:r w:rsidR="00256807">
          <w:t>a tesztelésben résztvevőktől is bekértem és az eredményeikben való eltérés arányos azzal, hogy mindenki magasan iskol</w:t>
        </w:r>
      </w:ins>
      <w:ins w:id="1501" w:author="Nonstop Gamerek" w:date="2025-04-25T12:40:00Z">
        <w:r w:rsidR="00256807">
          <w:t>ázottnak számított az oktatásban töltött évek összege alapján.</w:t>
        </w:r>
      </w:ins>
    </w:p>
    <w:p w14:paraId="1EA3EFDC" w14:textId="2C8AF9A9" w:rsidR="00D87AB2" w:rsidRDefault="009D7D45" w:rsidP="00C05782">
      <w:pPr>
        <w:ind w:firstLine="0"/>
        <w:rPr>
          <w:ins w:id="1502" w:author="Nonstop Gamerek" w:date="2025-04-25T12:49:00Z"/>
        </w:rPr>
      </w:pPr>
      <w:ins w:id="1503" w:author="Nonstop Gamerek" w:date="2025-04-25T12:45:00Z">
        <w:r>
          <w:t xml:space="preserve">A geográfiai </w:t>
        </w:r>
      </w:ins>
      <w:ins w:id="1504" w:author="Nonstop Gamerek" w:date="2025-04-25T12:48:00Z">
        <w:r w:rsidR="00770D57">
          <w:t>felmérés,</w:t>
        </w:r>
      </w:ins>
      <w:ins w:id="1505" w:author="Nonstop Gamerek" w:date="2025-04-25T12:45:00Z">
        <w:r w:rsidR="00770D57">
          <w:t xml:space="preserve"> illetve a</w:t>
        </w:r>
      </w:ins>
      <w:ins w:id="1506" w:author="Nonstop Gamerek" w:date="2025-04-25T12:46:00Z">
        <w:r w:rsidR="00770D57">
          <w:t xml:space="preserve">z oktatásban töltött évek sokszor egymásra reflektálnak, mivel egy faluban és egy nagyvárosban teljesen más </w:t>
        </w:r>
      </w:ins>
      <w:ins w:id="1507" w:author="Nonstop Gamerek" w:date="2025-04-25T12:47:00Z">
        <w:r w:rsidR="00770D57">
          <w:t xml:space="preserve">digitalizációs szinten folyik az oktatás. A korszerű tanításhoz szükséges anyagi és technológiai háttér a kívülebb eső településeken </w:t>
        </w:r>
      </w:ins>
      <w:ins w:id="1508" w:author="Nonstop Gamerek" w:date="2025-04-25T12:48:00Z">
        <w:r w:rsidR="00770D57">
          <w:t>hiányban szenved.</w:t>
        </w:r>
      </w:ins>
    </w:p>
    <w:p w14:paraId="6A98A3F4" w14:textId="7698CB07" w:rsidR="00770D57" w:rsidRDefault="00770D57" w:rsidP="00C05782">
      <w:pPr>
        <w:ind w:firstLine="0"/>
        <w:rPr>
          <w:ins w:id="1509" w:author="Nonstop Gamerek" w:date="2025-04-25T12:33:00Z"/>
        </w:rPr>
      </w:pPr>
      <w:ins w:id="1510" w:author="Nonstop Gamerek" w:date="2025-04-25T12:49:00Z">
        <w:r>
          <w:t>A résztvevőknél kíváncsi voltam arra, milyen módszereket látnak arra, hogy az oktatásban milyen tanulási módszereket tudnának elképzelni, a</w:t>
        </w:r>
      </w:ins>
      <w:ins w:id="1511" w:author="Nonstop Gamerek" w:date="2025-04-25T12:50:00Z">
        <w:r>
          <w:t>nnak minőségi javítására.</w:t>
        </w:r>
      </w:ins>
    </w:p>
    <w:p w14:paraId="2F3A1B74" w14:textId="5EB1B890" w:rsidR="00C30C97" w:rsidRDefault="00C30C97" w:rsidP="00C30C97">
      <w:pPr>
        <w:keepNext/>
        <w:ind w:firstLine="0"/>
        <w:rPr>
          <w:ins w:id="1512" w:author="Nonstop Gamerek" w:date="2025-04-25T13:18:00Z"/>
        </w:rPr>
        <w:pPrChange w:id="1513" w:author="Nonstop Gamerek" w:date="2025-04-25T13:18:00Z">
          <w:pPr>
            <w:keepNext/>
            <w:ind w:firstLine="0"/>
          </w:pPr>
        </w:pPrChange>
      </w:pPr>
      <w:ins w:id="1514" w:author="Nonstop Gamerek" w:date="2025-04-25T12:50:00Z">
        <w:r>
          <w:rPr>
            <w:noProof/>
          </w:rPr>
          <w:drawing>
            <wp:anchor distT="0" distB="0" distL="114300" distR="114300" simplePos="0" relativeHeight="251753472" behindDoc="0" locked="0" layoutInCell="1" allowOverlap="1" wp14:anchorId="21B7A48C" wp14:editId="6302513D">
              <wp:simplePos x="0" y="0"/>
              <wp:positionH relativeFrom="margin">
                <wp:align>right</wp:align>
              </wp:positionH>
              <wp:positionV relativeFrom="paragraph">
                <wp:posOffset>217183</wp:posOffset>
              </wp:positionV>
              <wp:extent cx="5399405" cy="2745594"/>
              <wp:effectExtent l="0" t="0" r="0" b="0"/>
              <wp:wrapTopAndBottom/>
              <wp:docPr id="65" name="Kép 65" descr="C:\Users\nonst\AppData\Local\Microsoft\Windows\INetCache\Content.MSO\B539E746.tmp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" descr="C:\Users\nonst\AppData\Local\Microsoft\Windows\INetCache\Content.MSO\B539E746.tmp"/>
                      <pic:cNvPicPr>
                        <a:picLocks noChangeAspect="1" noChangeArrowheads="1"/>
                      </pic:cNvPicPr>
                    </pic:nvPicPr>
                    <pic:blipFill>
                      <a:blip r:embed="rId4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99405" cy="274559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</w:ins>
    </w:p>
    <w:p w14:paraId="17B85888" w14:textId="5C5767B2" w:rsidR="00770D57" w:rsidRDefault="00C30C97" w:rsidP="00C30C97">
      <w:pPr>
        <w:pStyle w:val="Kpalrs"/>
        <w:rPr>
          <w:ins w:id="1515" w:author="Nonstop Gamerek" w:date="2025-04-25T12:50:00Z"/>
        </w:rPr>
        <w:pPrChange w:id="1516" w:author="Nonstop Gamerek" w:date="2025-04-25T13:18:00Z">
          <w:pPr/>
        </w:pPrChange>
      </w:pPr>
      <w:ins w:id="1517" w:author="Nonstop Gamerek" w:date="2025-04-25T13:18:00Z">
        <w:r>
          <w:fldChar w:fldCharType="begin"/>
        </w:r>
        <w:r>
          <w:instrText xml:space="preserve"> SEQ ábra \* ARABIC </w:instrText>
        </w:r>
      </w:ins>
      <w:r>
        <w:fldChar w:fldCharType="separate"/>
      </w:r>
      <w:ins w:id="1518" w:author="Nonstop Gamerek" w:date="2025-04-25T13:41:00Z">
        <w:r w:rsidR="00113BD1">
          <w:rPr>
            <w:noProof/>
          </w:rPr>
          <w:t>33</w:t>
        </w:r>
      </w:ins>
      <w:ins w:id="1519" w:author="Nonstop Gamerek" w:date="2025-04-25T13:18:00Z">
        <w:r>
          <w:fldChar w:fldCharType="end"/>
        </w:r>
        <w:r>
          <w:t>. ábra: tanulási módszerek népszerűsége</w:t>
        </w:r>
      </w:ins>
    </w:p>
    <w:p w14:paraId="43FEFC50" w14:textId="2C72FFD0" w:rsidR="00770D57" w:rsidRDefault="00D95271" w:rsidP="00D95271">
      <w:pPr>
        <w:ind w:firstLine="0"/>
        <w:rPr>
          <w:ins w:id="1520" w:author="Nonstop Gamerek" w:date="2025-04-25T12:57:00Z"/>
        </w:rPr>
      </w:pPr>
      <w:ins w:id="1521" w:author="Nonstop Gamerek" w:date="2025-04-25T12:52:00Z">
        <w:r>
          <w:lastRenderedPageBreak/>
          <w:t>A fenti diagramm a válaszad</w:t>
        </w:r>
      </w:ins>
      <w:ins w:id="1522" w:author="Nonstop Gamerek" w:date="2025-04-25T12:53:00Z">
        <w:r>
          <w:t xml:space="preserve">ók véleményét illusztrálja. </w:t>
        </w:r>
      </w:ins>
      <w:ins w:id="1523" w:author="Nonstop Gamerek" w:date="2025-04-25T12:54:00Z">
        <w:r w:rsidRPr="00D95271">
          <w:t>Az adatok alapján a legnépszerűbb tanulási módszer</w:t>
        </w:r>
        <w:r>
          <w:t>nek</w:t>
        </w:r>
        <w:r w:rsidRPr="00D95271">
          <w:t xml:space="preserve"> a gamifikált tanulás </w:t>
        </w:r>
        <w:r>
          <w:t>tartották</w:t>
        </w:r>
        <w:r w:rsidRPr="00D95271">
          <w:t xml:space="preserve">: a válaszadók 75%-a (15 fő) jelölte meg ezt a lehetőséget. Ez arra utal, hogy a játékosított tanulási formákat (pl. digitális tanulási alkalmazások, interaktív feladatok) a résztvevők </w:t>
        </w:r>
      </w:ins>
      <w:ins w:id="1524" w:author="Nonstop Gamerek" w:date="2025-04-25T12:55:00Z">
        <w:r>
          <w:t>hatékonyságra a legmegfelelőbbnek tartották. Ilyen jellegű elképzelések napjaink</w:t>
        </w:r>
      </w:ins>
      <w:ins w:id="1525" w:author="Nonstop Gamerek" w:date="2025-04-25T12:57:00Z">
        <w:r w:rsidR="00E54F7E">
          <w:t>b</w:t>
        </w:r>
      </w:ins>
      <w:ins w:id="1526" w:author="Nonstop Gamerek" w:date="2025-04-25T12:55:00Z">
        <w:r>
          <w:t>an egyre jellemzőek például a „</w:t>
        </w:r>
        <w:proofErr w:type="spellStart"/>
        <w:r>
          <w:t>Kahoot</w:t>
        </w:r>
        <w:proofErr w:type="spellEnd"/>
        <w:r>
          <w:t>” online kvízkészítési és kvízjátszási platform</w:t>
        </w:r>
      </w:ins>
      <w:ins w:id="1527" w:author="Nonstop Gamerek" w:date="2025-04-25T12:56:00Z">
        <w:r>
          <w:t xml:space="preserve"> formájában, vagy a „</w:t>
        </w:r>
        <w:proofErr w:type="spellStart"/>
        <w:r>
          <w:t>Zanza</w:t>
        </w:r>
        <w:proofErr w:type="spellEnd"/>
        <w:r>
          <w:t xml:space="preserve">” </w:t>
        </w:r>
        <w:r w:rsidR="00E54F7E">
          <w:t xml:space="preserve">online tanuló felületnél szintén. A </w:t>
        </w:r>
      </w:ins>
      <w:ins w:id="1528" w:author="Nonstop Gamerek" w:date="2025-04-25T12:57:00Z">
        <w:r w:rsidR="00E54F7E">
          <w:t>videójátékokkal való tanulás így már bizonyítottan a legpreferáltabb módja az oktatás fejlesztésének.</w:t>
        </w:r>
      </w:ins>
    </w:p>
    <w:p w14:paraId="52CC9C4D" w14:textId="024BFFD5" w:rsidR="00E54F7E" w:rsidRDefault="00E54F7E" w:rsidP="00D95271">
      <w:pPr>
        <w:ind w:firstLine="0"/>
        <w:rPr>
          <w:ins w:id="1529" w:author="Nonstop Gamerek" w:date="2025-04-25T13:01:00Z"/>
        </w:rPr>
      </w:pPr>
      <w:ins w:id="1530" w:author="Nonstop Gamerek" w:date="2025-04-25T13:01:00Z">
        <w:r w:rsidRPr="00E54F7E">
          <w:t>A második leggyakrabban választott módszer az interaktív tananyagok és videós oktatás volt, amelyet a válaszadók 60%-a (12 fő) jelölt meg. Ez a módszer is az aktív, vizuális tanulás előnyeire épít</w:t>
        </w:r>
        <w:r>
          <w:t xml:space="preserve"> így támaszkodva a memóriaközpontra</w:t>
        </w:r>
        <w:r w:rsidRPr="00E54F7E">
          <w:t xml:space="preserve">, </w:t>
        </w:r>
        <w:r>
          <w:t xml:space="preserve">aminek segítségével </w:t>
        </w:r>
        <w:r w:rsidRPr="00E54F7E">
          <w:t>a tanulók közvetlenül részt vesznek a tanulási folyamatban</w:t>
        </w:r>
        <w:r>
          <w:t>.</w:t>
        </w:r>
      </w:ins>
    </w:p>
    <w:p w14:paraId="38A25124" w14:textId="6A0E0C70" w:rsidR="00E54F7E" w:rsidRDefault="00E54F7E" w:rsidP="00D95271">
      <w:pPr>
        <w:ind w:firstLine="0"/>
        <w:rPr>
          <w:ins w:id="1531" w:author="Nonstop Gamerek" w:date="2025-04-25T13:19:00Z"/>
        </w:rPr>
      </w:pPr>
      <w:ins w:id="1532" w:author="Nonstop Gamerek" w:date="2025-04-25T13:02:00Z">
        <w:r w:rsidRPr="00E54F7E">
          <w:t>Az online tanfolyamokat és webináriumokat, valamint a csoportos tanulást és mentorálást egyaránt a válaszadók 35%-a (7 fő) választotta. Ez mutatja, hogy ezek a módszerek is népszerűek,</w:t>
        </w:r>
        <w:r>
          <w:t xml:space="preserve"> de</w:t>
        </w:r>
        <w:r w:rsidRPr="00E54F7E">
          <w:t xml:space="preserve"> kisebb mértékben tartják őket </w:t>
        </w:r>
        <w:r>
          <w:t>fontosnak</w:t>
        </w:r>
        <w:r w:rsidRPr="00E54F7E">
          <w:t xml:space="preserve"> a digitális készségek fejlesztése szempontjából.</w:t>
        </w:r>
      </w:ins>
    </w:p>
    <w:p w14:paraId="380024F7" w14:textId="47FA8FEB" w:rsidR="00002833" w:rsidRDefault="00002833" w:rsidP="00D95271">
      <w:pPr>
        <w:ind w:firstLine="0"/>
        <w:rPr>
          <w:ins w:id="1533" w:author="Nonstop Gamerek" w:date="2025-04-25T13:21:00Z"/>
        </w:rPr>
      </w:pPr>
      <w:ins w:id="1534" w:author="Nonstop Gamerek" w:date="2025-04-25T13:19:00Z">
        <w:r>
          <w:t>A jelen</w:t>
        </w:r>
      </w:ins>
      <w:ins w:id="1535" w:author="Nonstop Gamerek" w:date="2025-04-25T13:20:00Z">
        <w:r>
          <w:t xml:space="preserve">legi oktatási helyzetről való véleményt, jól illusztrálja a következő kérdés, ami </w:t>
        </w:r>
      </w:ins>
      <w:ins w:id="1536" w:author="Nonstop Gamerek" w:date="2025-04-25T13:21:00Z">
        <w:r>
          <w:t xml:space="preserve">az </w:t>
        </w:r>
      </w:ins>
      <w:ins w:id="1537" w:author="Nonstop Gamerek" w:date="2025-04-25T13:20:00Z">
        <w:r>
          <w:t>oktatás technológiai fejlettségére kérdez rá</w:t>
        </w:r>
      </w:ins>
      <w:ins w:id="1538" w:author="Nonstop Gamerek" w:date="2025-04-25T13:21:00Z">
        <w:r>
          <w:t>.</w:t>
        </w:r>
      </w:ins>
    </w:p>
    <w:p w14:paraId="2089F9EE" w14:textId="726FF885" w:rsidR="00002833" w:rsidRDefault="00002833" w:rsidP="00002833">
      <w:pPr>
        <w:keepNext/>
        <w:ind w:firstLine="0"/>
        <w:rPr>
          <w:ins w:id="1539" w:author="Nonstop Gamerek" w:date="2025-04-25T13:21:00Z"/>
        </w:rPr>
        <w:pPrChange w:id="1540" w:author="Nonstop Gamerek" w:date="2025-04-25T13:21:00Z">
          <w:pPr>
            <w:ind w:firstLine="0"/>
          </w:pPr>
        </w:pPrChange>
      </w:pPr>
      <w:ins w:id="1541" w:author="Nonstop Gamerek" w:date="2025-04-25T13:21:00Z">
        <w:r>
          <w:rPr>
            <w:noProof/>
          </w:rPr>
          <w:drawing>
            <wp:anchor distT="0" distB="0" distL="114300" distR="114300" simplePos="0" relativeHeight="251754496" behindDoc="0" locked="0" layoutInCell="1" allowOverlap="1" wp14:anchorId="15987E00" wp14:editId="47AB101F">
              <wp:simplePos x="0" y="0"/>
              <wp:positionH relativeFrom="margin">
                <wp:posOffset>-1270</wp:posOffset>
              </wp:positionH>
              <wp:positionV relativeFrom="paragraph">
                <wp:posOffset>213865</wp:posOffset>
              </wp:positionV>
              <wp:extent cx="5399405" cy="2566670"/>
              <wp:effectExtent l="0" t="0" r="0" b="5080"/>
              <wp:wrapTopAndBottom/>
              <wp:docPr id="68" name="Kép 68" descr="C:\Users\nonst\AppData\Local\Microsoft\Windows\INetCache\Content.MSO\722CF5F2.tmp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8" descr="C:\Users\nonst\AppData\Local\Microsoft\Windows\INetCache\Content.MSO\722CF5F2.tmp"/>
                      <pic:cNvPicPr>
                        <a:picLocks noChangeAspect="1" noChangeArrowheads="1"/>
                      </pic:cNvPicPr>
                    </pic:nvPicPr>
                    <pic:blipFill>
                      <a:blip r:embed="rId4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99405" cy="2566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</w:ins>
    </w:p>
    <w:p w14:paraId="15305EFE" w14:textId="218C8B5D" w:rsidR="00002833" w:rsidRDefault="00002833" w:rsidP="00002833">
      <w:pPr>
        <w:pStyle w:val="Kpalrs"/>
        <w:rPr>
          <w:ins w:id="1542" w:author="Nonstop Gamerek" w:date="2025-04-25T13:02:00Z"/>
        </w:rPr>
        <w:pPrChange w:id="1543" w:author="Nonstop Gamerek" w:date="2025-04-25T13:21:00Z">
          <w:pPr>
            <w:ind w:firstLine="0"/>
          </w:pPr>
        </w:pPrChange>
      </w:pPr>
      <w:ins w:id="1544" w:author="Nonstop Gamerek" w:date="2025-04-25T13:21:00Z">
        <w:r>
          <w:fldChar w:fldCharType="begin"/>
        </w:r>
        <w:r>
          <w:instrText xml:space="preserve"> SEQ ábra \* ARABIC </w:instrText>
        </w:r>
      </w:ins>
      <w:r>
        <w:fldChar w:fldCharType="separate"/>
      </w:r>
      <w:ins w:id="1545" w:author="Nonstop Gamerek" w:date="2025-04-25T13:41:00Z">
        <w:r w:rsidR="00113BD1">
          <w:rPr>
            <w:noProof/>
          </w:rPr>
          <w:t>34</w:t>
        </w:r>
      </w:ins>
      <w:ins w:id="1546" w:author="Nonstop Gamerek" w:date="2025-04-25T13:21:00Z">
        <w:r>
          <w:fldChar w:fldCharType="end"/>
        </w:r>
        <w:r>
          <w:t>. ábra: oktatási rendszer technológiai fejlődése a tesztel</w:t>
        </w:r>
      </w:ins>
      <w:ins w:id="1547" w:author="Nonstop Gamerek" w:date="2025-04-25T13:22:00Z">
        <w:r>
          <w:t>ők szerint</w:t>
        </w:r>
      </w:ins>
    </w:p>
    <w:p w14:paraId="03F02594" w14:textId="2192EB5F" w:rsidR="00002833" w:rsidRDefault="00002833" w:rsidP="00002833">
      <w:pPr>
        <w:ind w:firstLine="0"/>
        <w:rPr>
          <w:ins w:id="1548" w:author="Nonstop Gamerek" w:date="2025-04-25T13:26:00Z"/>
        </w:rPr>
      </w:pPr>
      <w:ins w:id="1549" w:author="Nonstop Gamerek" w:date="2025-04-25T13:26:00Z">
        <w:r>
          <w:t xml:space="preserve">Az eredmények azt mutatják, hogy az 1-es és az 5-ös értéket, azaz a szélsőségesen pozitív vagy negatív véleményeket viszonylag kevesen választották (1 válaszadó az 1-est, míg 2 az 5-öst jelölte). Ezzel szemben a legtöbb válaszadó (45%) a 2-es értéket választotta, </w:t>
        </w:r>
        <w:r>
          <w:lastRenderedPageBreak/>
          <w:t>amely az elégedetlenség, de nem teljes elutasítás kategóriájába esik. A 3-as értéket 30%-</w:t>
        </w:r>
        <w:proofErr w:type="spellStart"/>
        <w:r>
          <w:t>uk</w:t>
        </w:r>
        <w:proofErr w:type="spellEnd"/>
        <w:r>
          <w:t>, míg a 4-es értéket 10%-</w:t>
        </w:r>
        <w:proofErr w:type="spellStart"/>
        <w:r>
          <w:t>uk</w:t>
        </w:r>
        <w:proofErr w:type="spellEnd"/>
        <w:r>
          <w:t xml:space="preserve"> jelölte meg.</w:t>
        </w:r>
      </w:ins>
    </w:p>
    <w:p w14:paraId="0069EC58" w14:textId="0C0D9F72" w:rsidR="00E54F7E" w:rsidRDefault="00002833" w:rsidP="00002833">
      <w:pPr>
        <w:ind w:firstLine="0"/>
        <w:rPr>
          <w:ins w:id="1550" w:author="Nonstop Gamerek" w:date="2025-04-25T13:27:00Z"/>
        </w:rPr>
      </w:pPr>
      <w:ins w:id="1551" w:author="Nonstop Gamerek" w:date="2025-04-25T13:26:00Z">
        <w:r>
          <w:t>Ez az eloszlás arra utal, hogy a válaszadók körében általános vélemény, hogy az oktatási rendszerek nem követik megfelelően a technológiai fejlődést. A 2-es értéket választók magas aránya különösen felhívja a figyelmet a fejlődési hiányosságokra. Ugyanakkor a 3-as és 4-es értékek a mérsékeltebb vélemények</w:t>
        </w:r>
      </w:ins>
      <w:ins w:id="1552" w:author="Nonstop Gamerek" w:date="2025-04-25T13:27:00Z">
        <w:r w:rsidR="00554B77">
          <w:t xml:space="preserve">et </w:t>
        </w:r>
      </w:ins>
      <w:ins w:id="1553" w:author="Nonstop Gamerek" w:date="2025-04-25T13:26:00Z">
        <w:r>
          <w:t xml:space="preserve">jelzik, amelyek az apróbb javítások </w:t>
        </w:r>
      </w:ins>
      <w:ins w:id="1554" w:author="Nonstop Gamerek" w:date="2025-04-25T13:27:00Z">
        <w:r w:rsidR="00554B77">
          <w:t>fontosságára</w:t>
        </w:r>
      </w:ins>
      <w:ins w:id="1555" w:author="Nonstop Gamerek" w:date="2025-04-25T13:26:00Z">
        <w:r>
          <w:t xml:space="preserve"> mutatnak.</w:t>
        </w:r>
      </w:ins>
    </w:p>
    <w:p w14:paraId="7DBF3790" w14:textId="6838A35C" w:rsidR="00554B77" w:rsidRDefault="00503860" w:rsidP="00AD36EE">
      <w:pPr>
        <w:pStyle w:val="Cmsor3"/>
        <w:rPr>
          <w:ins w:id="1556" w:author="Nonstop Gamerek" w:date="2025-04-25T13:29:00Z"/>
        </w:rPr>
        <w:pPrChange w:id="1557" w:author="Nonstop Gamerek" w:date="2025-04-25T14:00:00Z">
          <w:pPr>
            <w:pStyle w:val="Cmsor2"/>
          </w:pPr>
        </w:pPrChange>
      </w:pPr>
      <w:ins w:id="1558" w:author="Nonstop Gamerek" w:date="2025-04-25T13:28:00Z">
        <w:r>
          <w:t>Időse</w:t>
        </w:r>
      </w:ins>
      <w:ins w:id="1559" w:author="Nonstop Gamerek" w:date="2025-04-25T13:29:00Z">
        <w:r>
          <w:t>bb generációról alkotott közvélemény</w:t>
        </w:r>
      </w:ins>
    </w:p>
    <w:p w14:paraId="5FDFF156" w14:textId="0197089E" w:rsidR="00503860" w:rsidRDefault="00503860" w:rsidP="00503860">
      <w:pPr>
        <w:pStyle w:val="Firstparagraph"/>
        <w:ind w:firstLine="431"/>
        <w:rPr>
          <w:ins w:id="1560" w:author="Nonstop Gamerek" w:date="2025-04-25T13:30:00Z"/>
        </w:rPr>
        <w:pPrChange w:id="1561" w:author="Nonstop Gamerek" w:date="2025-04-25T13:30:00Z">
          <w:pPr>
            <w:pStyle w:val="Firstparagraph"/>
          </w:pPr>
        </w:pPrChange>
      </w:pPr>
      <w:ins w:id="1562" w:author="Nonstop Gamerek" w:date="2025-04-25T13:29:00Z">
        <w:r>
          <w:t xml:space="preserve">A szakdolgozatom egyik fő célja azt felmérni, hogy </w:t>
        </w:r>
      </w:ins>
      <w:ins w:id="1563" w:author="Nonstop Gamerek" w:date="2025-04-25T13:30:00Z">
        <w:r>
          <w:t xml:space="preserve">milyen mértékű az a </w:t>
        </w:r>
      </w:ins>
      <w:ins w:id="1564" w:author="Nonstop Gamerek" w:date="2025-04-25T13:31:00Z">
        <w:r>
          <w:t>lemaradás,</w:t>
        </w:r>
      </w:ins>
      <w:ins w:id="1565" w:author="Nonstop Gamerek" w:date="2025-04-25T13:30:00Z">
        <w:r>
          <w:t xml:space="preserve"> amit az idősebbek érezhetnek a digitális technológiák folytonos megújulása kapcsán.</w:t>
        </w:r>
      </w:ins>
    </w:p>
    <w:p w14:paraId="61E98F44" w14:textId="7329EEFD" w:rsidR="00503860" w:rsidRDefault="00503860" w:rsidP="00503860">
      <w:pPr>
        <w:keepNext/>
        <w:ind w:firstLine="0"/>
        <w:rPr>
          <w:ins w:id="1566" w:author="Nonstop Gamerek" w:date="2025-04-25T13:36:00Z"/>
        </w:rPr>
      </w:pPr>
      <w:ins w:id="1567" w:author="Nonstop Gamerek" w:date="2025-04-25T13:32:00Z">
        <w:r>
          <w:t xml:space="preserve">Megkérdeztem a válaszadókat, hogy milyen különbségeket látnak a digitális világ megközelítésével kapcsolatban a generációk között. </w:t>
        </w:r>
      </w:ins>
      <w:ins w:id="1568" w:author="Nonstop Gamerek" w:date="2025-04-25T13:33:00Z">
        <w:r>
          <w:t xml:space="preserve">A válaszok között volt hosszabb és rövidebb is, de lényegében mindegyik válaszra az volt a </w:t>
        </w:r>
      </w:ins>
      <w:ins w:id="1569" w:author="Nonstop Gamerek" w:date="2025-04-25T13:38:00Z">
        <w:r>
          <w:t>jellemző,</w:t>
        </w:r>
      </w:ins>
      <w:ins w:id="1570" w:author="Nonstop Gamerek" w:date="2025-04-25T13:34:00Z">
        <w:r>
          <w:t xml:space="preserve"> hogy az idősebbek gyakran elutasítók az új dolgok tanulása terén, másik esetekben pedig segítségre szo</w:t>
        </w:r>
      </w:ins>
      <w:ins w:id="1571" w:author="Nonstop Gamerek" w:date="2025-04-25T13:35:00Z">
        <w:r>
          <w:t xml:space="preserve">rulnak ezek megértésében és a felzárkózásban. </w:t>
        </w:r>
      </w:ins>
      <w:ins w:id="1572" w:author="Nonstop Gamerek" w:date="2025-04-25T13:36:00Z">
        <w:r>
          <w:t>Itt van néhány válasz idézve a felmérésből:</w:t>
        </w:r>
      </w:ins>
    </w:p>
    <w:p w14:paraId="305A6A64" w14:textId="3796A027" w:rsidR="00503860" w:rsidRDefault="00503860" w:rsidP="00503860">
      <w:pPr>
        <w:pStyle w:val="Listaszerbekezds"/>
        <w:keepNext/>
        <w:numPr>
          <w:ilvl w:val="0"/>
          <w:numId w:val="58"/>
        </w:numPr>
        <w:rPr>
          <w:ins w:id="1573" w:author="Nonstop Gamerek" w:date="2025-04-25T13:36:00Z"/>
        </w:rPr>
      </w:pPr>
      <w:ins w:id="1574" w:author="Nonstop Gamerek" w:date="2025-04-25T13:36:00Z">
        <w:r>
          <w:t>„</w:t>
        </w:r>
        <w:r w:rsidRPr="00503860">
          <w:t>A fiatalabb generációk számára sokkal természetesebb, hogy a virtuális kultúra az életük része, ez ellen nem is akarnak tenni, hanem inkább igyekeznek profitálni belőle. Az idősebbek esetében gyakran felmerül, hogy tiltakoznak ellene.</w:t>
        </w:r>
        <w:r>
          <w:t>”</w:t>
        </w:r>
      </w:ins>
    </w:p>
    <w:p w14:paraId="288AB8FC" w14:textId="00AFE78C" w:rsidR="00503860" w:rsidRDefault="00503860" w:rsidP="00503860">
      <w:pPr>
        <w:pStyle w:val="Listaszerbekezds"/>
        <w:keepNext/>
        <w:numPr>
          <w:ilvl w:val="0"/>
          <w:numId w:val="58"/>
        </w:numPr>
        <w:rPr>
          <w:ins w:id="1575" w:author="Nonstop Gamerek" w:date="2025-04-25T13:37:00Z"/>
        </w:rPr>
      </w:pPr>
      <w:ins w:id="1576" w:author="Nonstop Gamerek" w:date="2025-04-25T13:36:00Z">
        <w:r>
          <w:t>„</w:t>
        </w:r>
        <w:r w:rsidRPr="00503860">
          <w:t>Nehezebben tudják használni az idősebbek a digitális eszközöket, mint a fiatalabb generáció.</w:t>
        </w:r>
        <w:r>
          <w:t>”</w:t>
        </w:r>
      </w:ins>
    </w:p>
    <w:p w14:paraId="77528E3E" w14:textId="693C0055" w:rsidR="00503860" w:rsidRDefault="00503860" w:rsidP="00503860">
      <w:pPr>
        <w:pStyle w:val="Listaszerbekezds"/>
        <w:keepNext/>
        <w:numPr>
          <w:ilvl w:val="0"/>
          <w:numId w:val="58"/>
        </w:numPr>
        <w:rPr>
          <w:ins w:id="1577" w:author="Nonstop Gamerek" w:date="2025-04-25T13:37:00Z"/>
        </w:rPr>
      </w:pPr>
      <w:ins w:id="1578" w:author="Nonstop Gamerek" w:date="2025-04-25T13:37:00Z">
        <w:r>
          <w:t>„</w:t>
        </w:r>
        <w:r w:rsidRPr="00503860">
          <w:t>Az idősebb generáció elítélőbb a játékokkal kapcsolatban.</w:t>
        </w:r>
        <w:r>
          <w:t>”</w:t>
        </w:r>
      </w:ins>
    </w:p>
    <w:p w14:paraId="3DE5AD0C" w14:textId="127D7C31" w:rsidR="00503860" w:rsidRDefault="00503860" w:rsidP="00503860">
      <w:pPr>
        <w:pStyle w:val="Listaszerbekezds"/>
        <w:keepNext/>
        <w:numPr>
          <w:ilvl w:val="0"/>
          <w:numId w:val="58"/>
        </w:numPr>
        <w:rPr>
          <w:ins w:id="1579" w:author="Nonstop Gamerek" w:date="2025-04-25T13:38:00Z"/>
        </w:rPr>
      </w:pPr>
      <w:ins w:id="1580" w:author="Nonstop Gamerek" w:date="2025-04-25T13:38:00Z">
        <w:r>
          <w:t>„</w:t>
        </w:r>
        <w:r w:rsidRPr="00503860">
          <w:t>Az idősebbek nehezen tudják használni a digitális eszközöket és nagy a lemaradás, amit ez generál.</w:t>
        </w:r>
        <w:r>
          <w:t>”</w:t>
        </w:r>
      </w:ins>
    </w:p>
    <w:p w14:paraId="3874801F" w14:textId="58DA4A31" w:rsidR="00503860" w:rsidRDefault="00113BD1" w:rsidP="00503860">
      <w:pPr>
        <w:keepNext/>
        <w:ind w:firstLine="0"/>
        <w:rPr>
          <w:ins w:id="1581" w:author="Nonstop Gamerek" w:date="2025-04-25T13:39:00Z"/>
        </w:rPr>
      </w:pPr>
      <w:ins w:id="1582" w:author="Nonstop Gamerek" w:date="2025-04-25T13:38:00Z">
        <w:r>
          <w:t xml:space="preserve">A válaszok alapján leszűrhető, hogy fontos a külső segítség </w:t>
        </w:r>
      </w:ins>
      <w:ins w:id="1583" w:author="Nonstop Gamerek" w:date="2025-04-25T13:39:00Z">
        <w:r>
          <w:t>azoknak,</w:t>
        </w:r>
      </w:ins>
      <w:ins w:id="1584" w:author="Nonstop Gamerek" w:date="2025-04-25T13:38:00Z">
        <w:r>
          <w:t xml:space="preserve"> akik nehezebben értik meg a technológiákat, mivel </w:t>
        </w:r>
      </w:ins>
      <w:ins w:id="1585" w:author="Nonstop Gamerek" w:date="2025-04-25T13:39:00Z">
        <w:r>
          <w:t>bizonyos körülmények között és szituációkban nélkülözhetetlen azok használata és nem lehetünk velük elutasítóak.</w:t>
        </w:r>
      </w:ins>
    </w:p>
    <w:p w14:paraId="5DFD5263" w14:textId="6E8B7E1E" w:rsidR="00113BD1" w:rsidRDefault="00113BD1" w:rsidP="00503860">
      <w:pPr>
        <w:keepNext/>
        <w:ind w:firstLine="0"/>
        <w:rPr>
          <w:ins w:id="1586" w:author="Nonstop Gamerek" w:date="2025-04-25T13:40:00Z"/>
        </w:rPr>
      </w:pPr>
      <w:ins w:id="1587" w:author="Nonstop Gamerek" w:date="2025-04-25T13:39:00Z">
        <w:r>
          <w:t xml:space="preserve">Fontosnak tartottam megkérdezni ezek mellett azt is, hogy a vélemények alapján mennyien </w:t>
        </w:r>
      </w:ins>
      <w:ins w:id="1588" w:author="Nonstop Gamerek" w:date="2025-04-25T13:40:00Z">
        <w:r>
          <w:t xml:space="preserve">járulnak hozzá a fent említett problémák megoldásához. Tehát volt-e rá </w:t>
        </w:r>
      </w:ins>
      <w:ins w:id="1589" w:author="Nonstop Gamerek" w:date="2025-04-25T13:41:00Z">
        <w:r>
          <w:t>példa,</w:t>
        </w:r>
      </w:ins>
      <w:ins w:id="1590" w:author="Nonstop Gamerek" w:date="2025-04-25T13:40:00Z">
        <w:r>
          <w:t xml:space="preserve"> </w:t>
        </w:r>
        <w:r>
          <w:lastRenderedPageBreak/>
          <w:t>hogy egy szituációban segített a megértésben vagy a használatban.</w:t>
        </w:r>
      </w:ins>
      <w:ins w:id="1591" w:author="Nonstop Gamerek" w:date="2025-04-25T13:41:00Z">
        <w:r>
          <w:t xml:space="preserve"> És a válaszok alapján </w:t>
        </w:r>
        <w:r>
          <w:rPr>
            <w:noProof/>
          </w:rPr>
          <w:drawing>
            <wp:anchor distT="0" distB="0" distL="114300" distR="114300" simplePos="0" relativeHeight="251755520" behindDoc="0" locked="0" layoutInCell="1" allowOverlap="1" wp14:anchorId="32527B7D" wp14:editId="787246D2">
              <wp:simplePos x="0" y="0"/>
              <wp:positionH relativeFrom="margin">
                <wp:posOffset>-1270</wp:posOffset>
              </wp:positionH>
              <wp:positionV relativeFrom="paragraph">
                <wp:posOffset>681226</wp:posOffset>
              </wp:positionV>
              <wp:extent cx="5399405" cy="2566670"/>
              <wp:effectExtent l="0" t="0" r="0" b="5080"/>
              <wp:wrapTopAndBottom/>
              <wp:docPr id="71" name="Kép 71" descr="C:\Users\nonst\AppData\Local\Microsoft\Windows\INetCache\Content.MSO\53A04D1C.tmp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7" descr="C:\Users\nonst\AppData\Local\Microsoft\Windows\INetCache\Content.MSO\53A04D1C.tmp"/>
                      <pic:cNvPicPr>
                        <a:picLocks noChangeAspect="1" noChangeArrowheads="1"/>
                      </pic:cNvPicPr>
                    </pic:nvPicPr>
                    <pic:blipFill>
                      <a:blip r:embed="rId5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99405" cy="2566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>
          <w:t>a többség igyekszik ezen a helyzeten változtatni.</w:t>
        </w:r>
      </w:ins>
    </w:p>
    <w:p w14:paraId="73CF4D6D" w14:textId="18ED9C22" w:rsidR="00113BD1" w:rsidRDefault="00113BD1" w:rsidP="00113BD1">
      <w:pPr>
        <w:keepNext/>
        <w:ind w:firstLine="0"/>
        <w:rPr>
          <w:ins w:id="1592" w:author="Nonstop Gamerek" w:date="2025-04-25T13:41:00Z"/>
        </w:rPr>
        <w:pPrChange w:id="1593" w:author="Nonstop Gamerek" w:date="2025-04-25T13:41:00Z">
          <w:pPr>
            <w:keepNext/>
            <w:ind w:firstLine="0"/>
          </w:pPr>
        </w:pPrChange>
      </w:pPr>
    </w:p>
    <w:p w14:paraId="3AAD6CD5" w14:textId="3E29BD32" w:rsidR="00113BD1" w:rsidRDefault="00113BD1" w:rsidP="00113BD1">
      <w:pPr>
        <w:pStyle w:val="Kpalrs"/>
        <w:rPr>
          <w:ins w:id="1594" w:author="Nonstop Gamerek" w:date="2025-04-25T13:42:00Z"/>
        </w:rPr>
      </w:pPr>
      <w:ins w:id="1595" w:author="Nonstop Gamerek" w:date="2025-04-25T13:41:00Z">
        <w:r>
          <w:fldChar w:fldCharType="begin"/>
        </w:r>
        <w:r>
          <w:instrText xml:space="preserve"> SEQ ábra \* ARABIC </w:instrText>
        </w:r>
      </w:ins>
      <w:r>
        <w:fldChar w:fldCharType="separate"/>
      </w:r>
      <w:ins w:id="1596" w:author="Nonstop Gamerek" w:date="2025-04-25T13:41:00Z">
        <w:r>
          <w:rPr>
            <w:noProof/>
          </w:rPr>
          <w:t>35</w:t>
        </w:r>
        <w:r>
          <w:fldChar w:fldCharType="end"/>
        </w:r>
        <w:r>
          <w:t>. ábra</w:t>
        </w:r>
      </w:ins>
      <w:ins w:id="1597" w:author="Nonstop Gamerek" w:date="2025-04-25T13:42:00Z">
        <w:r>
          <w:t>: segítségnyújtással kapcsolatos válaszok</w:t>
        </w:r>
      </w:ins>
    </w:p>
    <w:p w14:paraId="4D6D4B71" w14:textId="6A7DB8DC" w:rsidR="00AD36EE" w:rsidRDefault="00113BD1" w:rsidP="00AD36EE">
      <w:pPr>
        <w:ind w:firstLine="0"/>
        <w:rPr>
          <w:ins w:id="1598" w:author="Nonstop Gamerek" w:date="2025-04-25T14:00:00Z"/>
        </w:rPr>
      </w:pPr>
      <w:ins w:id="1599" w:author="Nonstop Gamerek" w:date="2025-04-25T13:45:00Z">
        <w:r w:rsidRPr="00113BD1">
          <w:t>Az idősek számára nyújtott segítség gyakoriságát és minőségét elemző felmérés kulcsfontosságú betekintést nyújt egy társadalom szolidaritási szintjébe és az idősekkel szembeni támogatás iránti elkötelezettségébe. A felmérés eredményei az 1-től 5-ig terjedő skálán helyezkednek el, ahol az 1-es a „nem próbált segítséget nyújtani”, míg az 5-ös a „rendszeresen segít” kategóriát jelöli.</w:t>
        </w:r>
        <w:r>
          <w:t xml:space="preserve"> Ahogy fentebb is említettem ebben pozitív </w:t>
        </w:r>
      </w:ins>
      <w:ins w:id="1600" w:author="Nonstop Gamerek" w:date="2025-04-25T13:46:00Z">
        <w:r>
          <w:t>hozzáállás jellemző.</w:t>
        </w:r>
      </w:ins>
    </w:p>
    <w:p w14:paraId="6838EA34" w14:textId="3839E160" w:rsidR="00AD36EE" w:rsidRDefault="00AD36EE" w:rsidP="00AD36EE">
      <w:pPr>
        <w:pStyle w:val="Cmsor3"/>
        <w:rPr>
          <w:ins w:id="1601" w:author="Nonstop Gamerek" w:date="2025-04-25T14:01:00Z"/>
        </w:rPr>
      </w:pPr>
      <w:ins w:id="1602" w:author="Nonstop Gamerek" w:date="2025-04-25T14:00:00Z">
        <w:r>
          <w:t>SUS kiértékel</w:t>
        </w:r>
      </w:ins>
      <w:ins w:id="1603" w:author="Nonstop Gamerek" w:date="2025-04-25T14:01:00Z">
        <w:r>
          <w:t>és</w:t>
        </w:r>
      </w:ins>
    </w:p>
    <w:p w14:paraId="1F87F31F" w14:textId="1E08B741" w:rsidR="00AD36EE" w:rsidRDefault="00296E7F" w:rsidP="00296E7F">
      <w:pPr>
        <w:pStyle w:val="Firstparagraph"/>
        <w:ind w:firstLine="505"/>
        <w:rPr>
          <w:ins w:id="1604" w:author="Nonstop Gamerek" w:date="2025-04-25T14:05:00Z"/>
        </w:rPr>
      </w:pPr>
      <w:ins w:id="1605" w:author="Nonstop Gamerek" w:date="2025-04-25T14:03:00Z">
        <w:r w:rsidRPr="00296E7F">
          <w:t xml:space="preserve">A </w:t>
        </w:r>
      </w:ins>
      <w:ins w:id="1606" w:author="Nonstop Gamerek" w:date="2025-04-25T14:19:00Z">
        <w:r w:rsidR="007943BF">
          <w:t>„</w:t>
        </w:r>
      </w:ins>
      <w:ins w:id="1607" w:author="Nonstop Gamerek" w:date="2025-04-25T14:03:00Z">
        <w:r w:rsidRPr="00296E7F">
          <w:t xml:space="preserve">System </w:t>
        </w:r>
        <w:proofErr w:type="spellStart"/>
        <w:r w:rsidRPr="00296E7F">
          <w:t>Usability</w:t>
        </w:r>
        <w:proofErr w:type="spellEnd"/>
        <w:r w:rsidRPr="00296E7F">
          <w:t xml:space="preserve"> </w:t>
        </w:r>
        <w:proofErr w:type="spellStart"/>
        <w:r w:rsidRPr="00296E7F">
          <w:t>Scale</w:t>
        </w:r>
      </w:ins>
      <w:proofErr w:type="spellEnd"/>
      <w:ins w:id="1608" w:author="Nonstop Gamerek" w:date="2025-04-25T14:19:00Z">
        <w:r w:rsidR="007943BF">
          <w:t>”</w:t>
        </w:r>
      </w:ins>
      <w:ins w:id="1609" w:author="Nonstop Gamerek" w:date="2025-04-25T14:03:00Z">
        <w:r w:rsidRPr="00296E7F">
          <w:t xml:space="preserve"> </w:t>
        </w:r>
        <w:r>
          <w:t xml:space="preserve">(másnéven </w:t>
        </w:r>
        <w:r w:rsidRPr="00296E7F">
          <w:t xml:space="preserve">SUS) egy </w:t>
        </w:r>
        <w:r>
          <w:t xml:space="preserve">hasznos </w:t>
        </w:r>
        <w:r w:rsidRPr="00296E7F">
          <w:t>módszertan, amelyet arra fejlesztettek ki, hogy objektíven és gyorsan értékelhessü</w:t>
        </w:r>
        <w:r>
          <w:t>n</w:t>
        </w:r>
        <w:r w:rsidRPr="00296E7F">
          <w:t>k egy rendszer</w:t>
        </w:r>
        <w:r>
          <w:t>t</w:t>
        </w:r>
        <w:r w:rsidRPr="00296E7F">
          <w:t>, szolgáltatás</w:t>
        </w:r>
      </w:ins>
      <w:ins w:id="1610" w:author="Nonstop Gamerek" w:date="2025-04-25T14:04:00Z">
        <w:r>
          <w:t>t</w:t>
        </w:r>
      </w:ins>
      <w:ins w:id="1611" w:author="Nonstop Gamerek" w:date="2025-04-25T14:03:00Z">
        <w:r w:rsidRPr="00296E7F">
          <w:t xml:space="preserve"> vagy termék</w:t>
        </w:r>
      </w:ins>
      <w:ins w:id="1612" w:author="Nonstop Gamerek" w:date="2025-04-25T14:04:00Z">
        <w:r>
          <w:t>et</w:t>
        </w:r>
      </w:ins>
      <w:ins w:id="1613" w:author="Nonstop Gamerek" w:date="2025-04-25T14:03:00Z">
        <w:r w:rsidRPr="00296E7F">
          <w:t xml:space="preserve"> használhatóság</w:t>
        </w:r>
      </w:ins>
      <w:ins w:id="1614" w:author="Nonstop Gamerek" w:date="2025-04-25T14:04:00Z">
        <w:r>
          <w:t xml:space="preserve"> szempontok alapján</w:t>
        </w:r>
      </w:ins>
      <w:ins w:id="1615" w:author="Nonstop Gamerek" w:date="2025-04-25T14:03:00Z">
        <w:r w:rsidRPr="00296E7F">
          <w:t xml:space="preserve">. </w:t>
        </w:r>
      </w:ins>
      <w:ins w:id="1616" w:author="Nonstop Gamerek" w:date="2025-04-25T14:04:00Z">
        <w:r>
          <w:t>Az elvét</w:t>
        </w:r>
      </w:ins>
      <w:ins w:id="1617" w:author="Nonstop Gamerek" w:date="2025-04-25T14:03:00Z">
        <w:r w:rsidRPr="00296E7F">
          <w:t xml:space="preserve"> 1986-ban John </w:t>
        </w:r>
        <w:proofErr w:type="spellStart"/>
        <w:r w:rsidRPr="00296E7F">
          <w:t>Brooke</w:t>
        </w:r>
        <w:proofErr w:type="spellEnd"/>
        <w:r w:rsidRPr="00296E7F">
          <w:t xml:space="preserve"> </w:t>
        </w:r>
      </w:ins>
      <w:ins w:id="1618" w:author="Nonstop Gamerek" w:date="2025-04-25T14:04:00Z">
        <w:r>
          <w:t xml:space="preserve">fejlesztette </w:t>
        </w:r>
      </w:ins>
      <w:ins w:id="1619" w:author="Nonstop Gamerek" w:date="2025-04-25T14:05:00Z">
        <w:r>
          <w:t>ki,</w:t>
        </w:r>
      </w:ins>
      <w:ins w:id="1620" w:author="Nonstop Gamerek" w:date="2025-04-25T14:04:00Z">
        <w:r>
          <w:t xml:space="preserve"> amit </w:t>
        </w:r>
      </w:ins>
      <w:ins w:id="1621" w:author="Nonstop Gamerek" w:date="2025-04-25T14:03:00Z">
        <w:r w:rsidRPr="00296E7F">
          <w:t>ma már széles körben alkalmaz</w:t>
        </w:r>
      </w:ins>
      <w:ins w:id="1622" w:author="Nonstop Gamerek" w:date="2025-04-25T14:04:00Z">
        <w:r>
          <w:t>nak</w:t>
        </w:r>
      </w:ins>
      <w:ins w:id="1623" w:author="Nonstop Gamerek" w:date="2025-04-25T14:03:00Z">
        <w:r w:rsidRPr="00296E7F">
          <w:t xml:space="preserve">, legyen szó szoftverek, weboldalak, mobilalkalmazások vagy akár fizikai eszközök </w:t>
        </w:r>
      </w:ins>
      <w:ins w:id="1624" w:author="Nonstop Gamerek" w:date="2025-04-25T14:05:00Z">
        <w:r w:rsidRPr="00296E7F">
          <w:t>teszteléséről.</w:t>
        </w:r>
        <w:r>
          <w:t xml:space="preserve"> [</w:t>
        </w:r>
      </w:ins>
      <w:ins w:id="1625" w:author="Nonstop Gamerek" w:date="2025-04-25T14:04:00Z">
        <w:r>
          <w:t>21]</w:t>
        </w:r>
      </w:ins>
    </w:p>
    <w:p w14:paraId="3C1993BF" w14:textId="66F6C30F" w:rsidR="00296E7F" w:rsidRDefault="00B771C1" w:rsidP="00296E7F">
      <w:pPr>
        <w:ind w:firstLine="0"/>
        <w:rPr>
          <w:ins w:id="1626" w:author="Nonstop Gamerek" w:date="2025-04-25T14:06:00Z"/>
        </w:rPr>
      </w:pPr>
      <w:ins w:id="1627" w:author="Nonstop Gamerek" w:date="2025-04-25T14:05:00Z">
        <w:r>
          <w:t>Ez a skála különösen hasznos,</w:t>
        </w:r>
      </w:ins>
      <w:ins w:id="1628" w:author="Nonstop Gamerek" w:date="2025-04-25T14:06:00Z">
        <w:r>
          <w:t xml:space="preserve"> mivel</w:t>
        </w:r>
      </w:ins>
      <w:ins w:id="1629" w:author="Nonstop Gamerek" w:date="2025-04-25T14:05:00Z">
        <w:r>
          <w:t xml:space="preserve"> lehetőséget biztosít arra, hogy számszerűsítsük a felhasználói élményt. A kapott értékek 0 és 100 között mozognak, ami egyértelművé és könnyen összehasonlíthatóvá teszi az eredményeket. </w:t>
        </w:r>
      </w:ins>
      <w:ins w:id="1630" w:author="Nonstop Gamerek" w:date="2025-04-25T14:06:00Z">
        <w:r>
          <w:t>Ha</w:t>
        </w:r>
      </w:ins>
      <w:ins w:id="1631" w:author="Nonstop Gamerek" w:date="2025-04-25T14:05:00Z">
        <w:r>
          <w:t xml:space="preserve"> egy termék alacsonyabb pontszámot ér el, az egyértelmű jelzés a tervezők vagy fejlesztők számára, hogy változtatások szükségesek a használhatóság javítása érdekében.</w:t>
        </w:r>
      </w:ins>
    </w:p>
    <w:p w14:paraId="23A5F409" w14:textId="500B9D69" w:rsidR="00B771C1" w:rsidRDefault="00B771C1" w:rsidP="00296E7F">
      <w:pPr>
        <w:ind w:firstLine="0"/>
        <w:rPr>
          <w:ins w:id="1632" w:author="Nonstop Gamerek" w:date="2025-04-25T14:07:00Z"/>
        </w:rPr>
      </w:pPr>
      <w:ins w:id="1633" w:author="Nonstop Gamerek" w:date="2025-04-25T14:07:00Z">
        <w:r>
          <w:lastRenderedPageBreak/>
          <w:t>Esetemben 9 kérdést tettem fel a játék használhatóságával kapcsolatban például:</w:t>
        </w:r>
      </w:ins>
    </w:p>
    <w:p w14:paraId="18833634" w14:textId="7808AE89" w:rsidR="00B771C1" w:rsidRPr="00B771C1" w:rsidRDefault="00B771C1" w:rsidP="00B771C1">
      <w:pPr>
        <w:pStyle w:val="Listaszerbekezds"/>
        <w:numPr>
          <w:ilvl w:val="0"/>
          <w:numId w:val="59"/>
        </w:numPr>
        <w:rPr>
          <w:ins w:id="1634" w:author="Nonstop Gamerek" w:date="2025-04-25T14:07:00Z"/>
        </w:rPr>
      </w:pPr>
      <w:ins w:id="1635" w:author="Nonstop Gamerek" w:date="2025-04-25T14:08:00Z">
        <w:r>
          <w:t>„</w:t>
        </w:r>
      </w:ins>
      <w:ins w:id="1636" w:author="Nonstop Gamerek" w:date="2025-04-25T14:07:00Z">
        <w:r w:rsidRPr="00B771C1">
          <w:t>A játék kezelőfelülete könnyen érthető és használható.</w:t>
        </w:r>
      </w:ins>
      <w:ins w:id="1637" w:author="Nonstop Gamerek" w:date="2025-04-25T14:08:00Z">
        <w:r>
          <w:t>”</w:t>
        </w:r>
      </w:ins>
    </w:p>
    <w:p w14:paraId="68A2B323" w14:textId="013C88F2" w:rsidR="00B771C1" w:rsidRDefault="00B771C1" w:rsidP="00B771C1">
      <w:pPr>
        <w:pStyle w:val="Listaszerbekezds"/>
        <w:numPr>
          <w:ilvl w:val="0"/>
          <w:numId w:val="59"/>
        </w:numPr>
        <w:rPr>
          <w:ins w:id="1638" w:author="Nonstop Gamerek" w:date="2025-04-25T14:08:00Z"/>
        </w:rPr>
      </w:pPr>
      <w:ins w:id="1639" w:author="Nonstop Gamerek" w:date="2025-04-25T14:08:00Z">
        <w:r>
          <w:t>„</w:t>
        </w:r>
        <w:r w:rsidRPr="00B771C1">
          <w:t>Úgy érzem, hogy a játék túl bonyolult</w:t>
        </w:r>
        <w:r>
          <w:t>.”</w:t>
        </w:r>
      </w:ins>
    </w:p>
    <w:p w14:paraId="0A5E6025" w14:textId="449C032C" w:rsidR="00B771C1" w:rsidRDefault="00B771C1" w:rsidP="00B771C1">
      <w:pPr>
        <w:pStyle w:val="Listaszerbekezds"/>
        <w:numPr>
          <w:ilvl w:val="0"/>
          <w:numId w:val="59"/>
        </w:numPr>
        <w:rPr>
          <w:ins w:id="1640" w:author="Nonstop Gamerek" w:date="2025-04-25T14:08:00Z"/>
        </w:rPr>
      </w:pPr>
      <w:ins w:id="1641" w:author="Nonstop Gamerek" w:date="2025-04-25T14:08:00Z">
        <w:r>
          <w:t>„</w:t>
        </w:r>
        <w:r w:rsidRPr="00B771C1">
          <w:t>Úgy érzem, hogy gyakran kellene segítséget kérnem a játék használatához.</w:t>
        </w:r>
        <w:r>
          <w:t>”</w:t>
        </w:r>
      </w:ins>
    </w:p>
    <w:p w14:paraId="30329770" w14:textId="31CD3782" w:rsidR="00A05DF0" w:rsidRDefault="00A05DF0" w:rsidP="00B771C1">
      <w:pPr>
        <w:pStyle w:val="Listaszerbekezds"/>
        <w:numPr>
          <w:ilvl w:val="0"/>
          <w:numId w:val="59"/>
        </w:numPr>
        <w:rPr>
          <w:ins w:id="1642" w:author="Nonstop Gamerek" w:date="2025-04-25T14:08:00Z"/>
        </w:rPr>
      </w:pPr>
      <w:ins w:id="1643" w:author="Nonstop Gamerek" w:date="2025-04-25T14:08:00Z">
        <w:r>
          <w:t>Stb…</w:t>
        </w:r>
      </w:ins>
    </w:p>
    <w:p w14:paraId="5456A266" w14:textId="7DC6E378" w:rsidR="00B771C1" w:rsidRDefault="00A05DF0" w:rsidP="00B771C1">
      <w:pPr>
        <w:ind w:firstLine="0"/>
        <w:rPr>
          <w:ins w:id="1644" w:author="Nonstop Gamerek" w:date="2025-04-25T14:09:00Z"/>
        </w:rPr>
      </w:pPr>
      <w:ins w:id="1645" w:author="Nonstop Gamerek" w:date="2025-04-25T14:10:00Z">
        <w:r>
          <w:t xml:space="preserve">Minden kérdésre 1-5-ig lehetett választ </w:t>
        </w:r>
      </w:ins>
      <w:ins w:id="1646" w:author="Nonstop Gamerek" w:date="2025-04-25T14:11:00Z">
        <w:r>
          <w:t>adni,</w:t>
        </w:r>
      </w:ins>
      <w:ins w:id="1647" w:author="Nonstop Gamerek" w:date="2025-04-25T14:10:00Z">
        <w:r>
          <w:t xml:space="preserve"> ahol az </w:t>
        </w:r>
        <w:r w:rsidRPr="00A05DF0">
          <w:t>1: "egyáltalán nem értek egyet"</w:t>
        </w:r>
        <w:r>
          <w:t xml:space="preserve"> és az </w:t>
        </w:r>
        <w:r w:rsidRPr="00A05DF0">
          <w:t>5: "teljesen egyetértek"</w:t>
        </w:r>
        <w:r>
          <w:t xml:space="preserve">. </w:t>
        </w:r>
      </w:ins>
      <w:ins w:id="1648" w:author="Nonstop Gamerek" w:date="2025-04-25T14:11:00Z">
        <w:r>
          <w:t>Ezek</w:t>
        </w:r>
      </w:ins>
      <w:ins w:id="1649" w:author="Nonstop Gamerek" w:date="2025-04-25T14:08:00Z">
        <w:r>
          <w:t xml:space="preserve"> </w:t>
        </w:r>
      </w:ins>
      <w:ins w:id="1650" w:author="Nonstop Gamerek" w:date="2025-04-25T14:09:00Z">
        <w:r>
          <w:t>a kérdések alapján határozódott meg a szoftverem használatának pontszáma a következő lépésekkel:</w:t>
        </w:r>
      </w:ins>
    </w:p>
    <w:p w14:paraId="0554E4E5" w14:textId="5C7EBC52" w:rsidR="00A05DF0" w:rsidRDefault="00A05DF0" w:rsidP="00A05DF0">
      <w:pPr>
        <w:pStyle w:val="Listaszerbekezds"/>
        <w:numPr>
          <w:ilvl w:val="0"/>
          <w:numId w:val="62"/>
        </w:numPr>
        <w:rPr>
          <w:ins w:id="1651" w:author="Nonstop Gamerek" w:date="2025-04-25T14:11:00Z"/>
        </w:rPr>
      </w:pPr>
      <w:ins w:id="1652" w:author="Nonstop Gamerek" w:date="2025-04-25T14:10:00Z">
        <w:r>
          <w:t>Pontozás átalakítása</w:t>
        </w:r>
      </w:ins>
    </w:p>
    <w:p w14:paraId="050B8D87" w14:textId="564909E2" w:rsidR="00A05DF0" w:rsidRDefault="00A05DF0" w:rsidP="00A05DF0">
      <w:pPr>
        <w:pStyle w:val="Listaszerbekezds"/>
        <w:numPr>
          <w:ilvl w:val="1"/>
          <w:numId w:val="62"/>
        </w:numPr>
        <w:rPr>
          <w:ins w:id="1653" w:author="Nonstop Gamerek" w:date="2025-04-25T14:11:00Z"/>
        </w:rPr>
      </w:pPr>
      <w:ins w:id="1654" w:author="Nonstop Gamerek" w:date="2025-04-25T14:11:00Z">
        <w:r w:rsidRPr="00A05DF0">
          <w:t>A páratlan kérdések esetében (1, 3, 5, 7, 9): a kapott pontszámot csökkent</w:t>
        </w:r>
        <w:r>
          <w:t>jük</w:t>
        </w:r>
        <w:r w:rsidRPr="00A05DF0">
          <w:t xml:space="preserve"> 1-gyel</w:t>
        </w:r>
      </w:ins>
    </w:p>
    <w:p w14:paraId="2627E191" w14:textId="4B0D1704" w:rsidR="00A05DF0" w:rsidRDefault="00A05DF0" w:rsidP="00A05DF0">
      <w:pPr>
        <w:pStyle w:val="Listaszerbekezds"/>
        <w:numPr>
          <w:ilvl w:val="1"/>
          <w:numId w:val="62"/>
        </w:numPr>
        <w:rPr>
          <w:ins w:id="1655" w:author="Nonstop Gamerek" w:date="2025-04-25T14:12:00Z"/>
        </w:rPr>
      </w:pPr>
      <w:ins w:id="1656" w:author="Nonstop Gamerek" w:date="2025-04-25T14:11:00Z">
        <w:r w:rsidRPr="00A05DF0">
          <w:t>A páros kérdések esetében (2, 4, 6, 8, 10): a kapott pontszámot 5-ből</w:t>
        </w:r>
      </w:ins>
      <w:ins w:id="1657" w:author="Nonstop Gamerek" w:date="2025-04-25T14:12:00Z">
        <w:r>
          <w:t xml:space="preserve"> kivonjuk</w:t>
        </w:r>
      </w:ins>
    </w:p>
    <w:p w14:paraId="5038CE37" w14:textId="0489E3CC" w:rsidR="00A05DF0" w:rsidRDefault="00A05DF0" w:rsidP="00A05DF0">
      <w:pPr>
        <w:pStyle w:val="Listaszerbekezds"/>
        <w:numPr>
          <w:ilvl w:val="0"/>
          <w:numId w:val="62"/>
        </w:numPr>
        <w:rPr>
          <w:ins w:id="1658" w:author="Nonstop Gamerek" w:date="2025-04-25T14:12:00Z"/>
        </w:rPr>
      </w:pPr>
      <w:ins w:id="1659" w:author="Nonstop Gamerek" w:date="2025-04-25T14:12:00Z">
        <w:r>
          <w:t>Összesítés</w:t>
        </w:r>
      </w:ins>
    </w:p>
    <w:p w14:paraId="38F4CAD2" w14:textId="7DA72B8C" w:rsidR="00A05DF0" w:rsidRDefault="00A05DF0" w:rsidP="00A05DF0">
      <w:pPr>
        <w:pStyle w:val="Listaszerbekezds"/>
        <w:numPr>
          <w:ilvl w:val="0"/>
          <w:numId w:val="62"/>
        </w:numPr>
        <w:rPr>
          <w:ins w:id="1660" w:author="Nonstop Gamerek" w:date="2025-04-25T14:13:00Z"/>
        </w:rPr>
      </w:pPr>
      <w:ins w:id="1661" w:author="Nonstop Gamerek" w:date="2025-04-25T14:12:00Z">
        <w:r>
          <w:t>SUS végső érték kiszámítása</w:t>
        </w:r>
      </w:ins>
    </w:p>
    <w:p w14:paraId="113E939F" w14:textId="1BFB9107" w:rsidR="00A05DF0" w:rsidRDefault="00A05DF0" w:rsidP="00A05DF0">
      <w:pPr>
        <w:pStyle w:val="Listaszerbekezds"/>
        <w:numPr>
          <w:ilvl w:val="1"/>
          <w:numId w:val="62"/>
        </w:numPr>
        <w:rPr>
          <w:ins w:id="1662" w:author="Nonstop Gamerek" w:date="2025-04-25T14:13:00Z"/>
        </w:rPr>
        <w:pPrChange w:id="1663" w:author="Nonstop Gamerek" w:date="2025-04-25T14:13:00Z">
          <w:pPr>
            <w:pStyle w:val="Listaszerbekezds"/>
            <w:numPr>
              <w:numId w:val="62"/>
            </w:numPr>
            <w:ind w:left="720"/>
          </w:pPr>
        </w:pPrChange>
      </w:pPr>
      <w:ins w:id="1664" w:author="Nonstop Gamerek" w:date="2025-04-25T14:13:00Z">
        <w:r w:rsidRPr="00A05DF0">
          <w:t>Az összpontszámot szoroz</w:t>
        </w:r>
        <w:r>
          <w:t>zuk</w:t>
        </w:r>
        <w:r w:rsidRPr="00A05DF0">
          <w:t xml:space="preserve"> meg 2.5-tel, hogy megkap</w:t>
        </w:r>
        <w:r>
          <w:t>juk</w:t>
        </w:r>
        <w:r w:rsidRPr="00A05DF0">
          <w:t xml:space="preserve"> a végső SUS pontszámot, amely egy 0–100 közötti skálán mozog.</w:t>
        </w:r>
      </w:ins>
    </w:p>
    <w:p w14:paraId="6ECB05B7" w14:textId="235A01E8" w:rsidR="00A05DF0" w:rsidRDefault="00A05DF0" w:rsidP="00A05DF0">
      <w:pPr>
        <w:pStyle w:val="Listaszerbekezds"/>
        <w:numPr>
          <w:ilvl w:val="0"/>
          <w:numId w:val="62"/>
        </w:numPr>
        <w:rPr>
          <w:ins w:id="1665" w:author="Nonstop Gamerek" w:date="2025-04-25T14:14:00Z"/>
        </w:rPr>
      </w:pPr>
      <w:ins w:id="1666" w:author="Nonstop Gamerek" w:date="2025-04-25T14:13:00Z">
        <w:r>
          <w:t>Értelmezés</w:t>
        </w:r>
      </w:ins>
    </w:p>
    <w:p w14:paraId="4F07E6BD" w14:textId="32381304" w:rsidR="00A05DF0" w:rsidRDefault="00A05DF0" w:rsidP="00A05DF0">
      <w:pPr>
        <w:pStyle w:val="Listaszerbekezds"/>
        <w:numPr>
          <w:ilvl w:val="1"/>
          <w:numId w:val="62"/>
        </w:numPr>
        <w:rPr>
          <w:ins w:id="1667" w:author="Nonstop Gamerek" w:date="2025-04-25T14:14:00Z"/>
        </w:rPr>
      </w:pPr>
      <w:ins w:id="1668" w:author="Nonstop Gamerek" w:date="2025-04-25T14:14:00Z">
        <w:r w:rsidRPr="00A05DF0">
          <w:t>85 vagy annál magasabb</w:t>
        </w:r>
        <w:r>
          <w:t xml:space="preserve"> -</w:t>
        </w:r>
        <w:r w:rsidRPr="00A05DF0">
          <w:t xml:space="preserve"> kiváló használhatóság</w:t>
        </w:r>
      </w:ins>
    </w:p>
    <w:p w14:paraId="2C3E4098" w14:textId="58F42AD4" w:rsidR="00A05DF0" w:rsidRDefault="00A05DF0" w:rsidP="00A05DF0">
      <w:pPr>
        <w:pStyle w:val="Listaszerbekezds"/>
        <w:numPr>
          <w:ilvl w:val="1"/>
          <w:numId w:val="62"/>
        </w:numPr>
        <w:rPr>
          <w:ins w:id="1669" w:author="Nonstop Gamerek" w:date="2025-04-25T14:14:00Z"/>
        </w:rPr>
      </w:pPr>
      <w:ins w:id="1670" w:author="Nonstop Gamerek" w:date="2025-04-25T14:14:00Z">
        <w:r>
          <w:t>70 - 85 – jó</w:t>
        </w:r>
      </w:ins>
    </w:p>
    <w:p w14:paraId="2FBCCF24" w14:textId="36CA0C2D" w:rsidR="00A05DF0" w:rsidRDefault="00A05DF0" w:rsidP="00A05DF0">
      <w:pPr>
        <w:pStyle w:val="Listaszerbekezds"/>
        <w:numPr>
          <w:ilvl w:val="1"/>
          <w:numId w:val="62"/>
        </w:numPr>
        <w:rPr>
          <w:ins w:id="1671" w:author="Nonstop Gamerek" w:date="2025-04-25T14:14:00Z"/>
        </w:rPr>
      </w:pPr>
      <w:ins w:id="1672" w:author="Nonstop Gamerek" w:date="2025-04-25T14:14:00Z">
        <w:r>
          <w:t>50 – 70 – átlagos</w:t>
        </w:r>
      </w:ins>
    </w:p>
    <w:p w14:paraId="7A52A0C6" w14:textId="2A7DC6B3" w:rsidR="00A05DF0" w:rsidRDefault="00A05DF0" w:rsidP="00A05DF0">
      <w:pPr>
        <w:pStyle w:val="Listaszerbekezds"/>
        <w:numPr>
          <w:ilvl w:val="1"/>
          <w:numId w:val="62"/>
        </w:numPr>
        <w:rPr>
          <w:ins w:id="1673" w:author="Nonstop Gamerek" w:date="2025-04-25T14:12:00Z"/>
        </w:rPr>
        <w:pPrChange w:id="1674" w:author="Nonstop Gamerek" w:date="2025-04-25T14:14:00Z">
          <w:pPr>
            <w:pStyle w:val="Listaszerbekezds"/>
            <w:numPr>
              <w:numId w:val="62"/>
            </w:numPr>
            <w:ind w:left="720"/>
          </w:pPr>
        </w:pPrChange>
      </w:pPr>
      <w:ins w:id="1675" w:author="Nonstop Gamerek" w:date="2025-04-25T14:14:00Z">
        <w:r>
          <w:t>50 alatt - gyenge</w:t>
        </w:r>
      </w:ins>
    </w:p>
    <w:p w14:paraId="47C40456" w14:textId="77777777" w:rsidR="00A05DF0" w:rsidRDefault="00A05DF0" w:rsidP="00A05DF0">
      <w:pPr>
        <w:ind w:left="1440" w:hanging="360"/>
        <w:rPr>
          <w:ins w:id="1676" w:author="Nonstop Gamerek" w:date="2025-04-25T14:13:00Z"/>
        </w:rPr>
        <w:pPrChange w:id="1677" w:author="Nonstop Gamerek" w:date="2025-04-25T14:13:00Z">
          <w:pPr>
            <w:pStyle w:val="Listaszerbekezds"/>
            <w:numPr>
              <w:numId w:val="64"/>
            </w:numPr>
            <w:ind w:left="1800"/>
          </w:pPr>
        </w:pPrChange>
      </w:pPr>
    </w:p>
    <w:p w14:paraId="0975007D" w14:textId="334B8EE7" w:rsidR="00A05DF0" w:rsidRDefault="00A05DF0" w:rsidP="00A05DF0">
      <w:pPr>
        <w:ind w:firstLine="0"/>
        <w:rPr>
          <w:ins w:id="1678" w:author="Nonstop Gamerek" w:date="2025-04-25T14:15:00Z"/>
        </w:rPr>
      </w:pPr>
      <w:ins w:id="1679" w:author="Nonstop Gamerek" w:date="2025-04-25T14:15:00Z">
        <w:r>
          <w:t xml:space="preserve">A 9 kérdéses struktúra alapján az adatok feldolgozása során megállapítottam az egyéni pontszámokat a résztvevők válaszai alapján, majd kiszámítottam az </w:t>
        </w:r>
      </w:ins>
      <w:ins w:id="1680" w:author="Nonstop Gamerek" w:date="2025-04-25T14:19:00Z">
        <w:r w:rsidR="007943BF">
          <w:t>átlagot. [</w:t>
        </w:r>
      </w:ins>
      <w:ins w:id="1681" w:author="Nonstop Gamerek" w:date="2025-04-25T14:18:00Z">
        <w:r>
          <w:t>22]</w:t>
        </w:r>
      </w:ins>
    </w:p>
    <w:p w14:paraId="7065AE21" w14:textId="24365E19" w:rsidR="00A05DF0" w:rsidRDefault="00A05DF0" w:rsidP="00A05DF0">
      <w:pPr>
        <w:pStyle w:val="Listaszerbekezds"/>
        <w:numPr>
          <w:ilvl w:val="0"/>
          <w:numId w:val="67"/>
        </w:numPr>
        <w:rPr>
          <w:ins w:id="1682" w:author="Nonstop Gamerek" w:date="2025-04-25T14:15:00Z"/>
        </w:rPr>
        <w:pPrChange w:id="1683" w:author="Nonstop Gamerek" w:date="2025-04-25T14:15:00Z">
          <w:pPr>
            <w:ind w:firstLine="0"/>
          </w:pPr>
        </w:pPrChange>
      </w:pPr>
      <w:ins w:id="1684" w:author="Nonstop Gamerek" w:date="2025-04-25T14:15:00Z">
        <w:r>
          <w:t>Az átlagos SUS pontszám a 20 tesztelő alapján 68.8 lett.</w:t>
        </w:r>
      </w:ins>
    </w:p>
    <w:p w14:paraId="6D0BD35D" w14:textId="601D63DE" w:rsidR="00A05DF0" w:rsidRDefault="00A05DF0" w:rsidP="00A05DF0">
      <w:pPr>
        <w:pStyle w:val="Listaszerbekezds"/>
        <w:numPr>
          <w:ilvl w:val="0"/>
          <w:numId w:val="67"/>
        </w:numPr>
        <w:rPr>
          <w:ins w:id="1685" w:author="Nonstop Gamerek" w:date="2025-04-25T14:16:00Z"/>
        </w:rPr>
      </w:pPr>
      <w:ins w:id="1686" w:author="Nonstop Gamerek" w:date="2025-04-25T14:15:00Z">
        <w:r>
          <w:t>Az átlag alapján a játéko</w:t>
        </w:r>
      </w:ins>
      <w:ins w:id="1687" w:author="Nonstop Gamerek" w:date="2025-04-25T14:16:00Z">
        <w:r>
          <w:t>m</w:t>
        </w:r>
      </w:ins>
      <w:ins w:id="1688" w:author="Nonstop Gamerek" w:date="2025-04-25T14:15:00Z">
        <w:r>
          <w:t xml:space="preserve"> használhatósága átlagosnak mondható. Ez azt jelenti, hogy a felhasználók általában képesek voltak kezelni, de van néhány terület, ahol fejlesztéseket javasolhatunk.</w:t>
        </w:r>
      </w:ins>
    </w:p>
    <w:p w14:paraId="628D1B68" w14:textId="71D02B78" w:rsidR="00A05DF0" w:rsidRDefault="00A05DF0" w:rsidP="00A05DF0">
      <w:pPr>
        <w:ind w:firstLine="0"/>
        <w:rPr>
          <w:ins w:id="1689" w:author="Nonstop Gamerek" w:date="2025-04-25T14:13:00Z"/>
        </w:rPr>
        <w:pPrChange w:id="1690" w:author="Nonstop Gamerek" w:date="2025-04-25T14:16:00Z">
          <w:pPr/>
        </w:pPrChange>
      </w:pPr>
      <w:ins w:id="1691" w:author="Nonstop Gamerek" w:date="2025-04-25T14:16:00Z">
        <w:r>
          <w:t>Az eredményt sokban meghatározta a 4. szint, mivel a türelmi játék során volt a legnehez</w:t>
        </w:r>
      </w:ins>
      <w:ins w:id="1692" w:author="Nonstop Gamerek" w:date="2025-04-25T14:17:00Z">
        <w:r>
          <w:t>ebb navigálni a virtuális térben. Ez egyfelől jó mivel a türelmi játék működik, másfelől rossz mivel a SUS statisztikát lehúzza.</w:t>
        </w:r>
      </w:ins>
    </w:p>
    <w:p w14:paraId="0BA12FBE" w14:textId="77777777" w:rsidR="00A05DF0" w:rsidRDefault="00A05DF0" w:rsidP="00A05DF0">
      <w:pPr>
        <w:rPr>
          <w:ins w:id="1693" w:author="Nonstop Gamerek" w:date="2025-04-25T14:13:00Z"/>
        </w:rPr>
        <w:pPrChange w:id="1694" w:author="Nonstop Gamerek" w:date="2025-04-25T14:13:00Z">
          <w:pPr>
            <w:pStyle w:val="Listaszerbekezds"/>
            <w:numPr>
              <w:numId w:val="64"/>
            </w:numPr>
            <w:ind w:left="1800"/>
          </w:pPr>
        </w:pPrChange>
      </w:pPr>
    </w:p>
    <w:p w14:paraId="2302947A" w14:textId="64FA251E" w:rsidR="00A05DF0" w:rsidRDefault="005355E0" w:rsidP="005355E0">
      <w:pPr>
        <w:pStyle w:val="Cmsor2"/>
        <w:rPr>
          <w:ins w:id="1695" w:author="Nonstop Gamerek" w:date="2025-04-25T14:20:00Z"/>
        </w:rPr>
      </w:pPr>
      <w:ins w:id="1696" w:author="Nonstop Gamerek" w:date="2025-04-25T14:19:00Z">
        <w:r>
          <w:lastRenderedPageBreak/>
          <w:t xml:space="preserve">Játékban kapott </w:t>
        </w:r>
      </w:ins>
      <w:ins w:id="1697" w:author="Nonstop Gamerek" w:date="2025-04-25T14:20:00Z">
        <w:r>
          <w:t>eredmények</w:t>
        </w:r>
      </w:ins>
    </w:p>
    <w:p w14:paraId="6B6ECD42" w14:textId="1925CE73" w:rsidR="005355E0" w:rsidRDefault="005355E0" w:rsidP="009D0F70">
      <w:pPr>
        <w:pStyle w:val="Firstparagraph"/>
        <w:ind w:firstLine="431"/>
        <w:rPr>
          <w:ins w:id="1698" w:author="Nonstop Gamerek" w:date="2025-04-25T14:21:00Z"/>
        </w:rPr>
      </w:pPr>
      <w:ins w:id="1699" w:author="Nonstop Gamerek" w:date="2025-04-25T14:20:00Z">
        <w:r>
          <w:t xml:space="preserve">A 20 tesztelő anonim eredményeit mentés után </w:t>
        </w:r>
      </w:ins>
      <w:ins w:id="1700" w:author="Nonstop Gamerek" w:date="2025-04-25T14:21:00Z">
        <w:r>
          <w:t>„</w:t>
        </w:r>
      </w:ins>
      <w:ins w:id="1701" w:author="Nonstop Gamerek" w:date="2025-04-25T14:20:00Z">
        <w:r>
          <w:t>Matlab</w:t>
        </w:r>
      </w:ins>
      <w:ins w:id="1702" w:author="Nonstop Gamerek" w:date="2025-04-25T14:21:00Z">
        <w:r>
          <w:t>”</w:t>
        </w:r>
      </w:ins>
      <w:ins w:id="1703" w:author="Nonstop Gamerek" w:date="2025-04-25T14:20:00Z">
        <w:r>
          <w:t xml:space="preserve"> segítségével kiértékeltem. Mivel a mintaszám alacsony volt és sz</w:t>
        </w:r>
      </w:ins>
      <w:ins w:id="1704" w:author="Nonstop Gamerek" w:date="2025-04-25T14:21:00Z">
        <w:r>
          <w:t>űk a korosztályok eltérése, ez nagyban befolyásolta az eredményeket.</w:t>
        </w:r>
      </w:ins>
    </w:p>
    <w:p w14:paraId="5A6DD2F7" w14:textId="1DFC6A88" w:rsidR="00F4121D" w:rsidRDefault="00F4121D" w:rsidP="00F4121D">
      <w:pPr>
        <w:pStyle w:val="Cmsor3"/>
        <w:rPr>
          <w:ins w:id="1705" w:author="Nonstop Gamerek" w:date="2025-04-25T14:22:00Z"/>
        </w:rPr>
      </w:pPr>
      <w:ins w:id="1706" w:author="Nonstop Gamerek" w:date="2025-04-25T14:21:00Z">
        <w:r>
          <w:t>Első szint kiérté</w:t>
        </w:r>
      </w:ins>
      <w:ins w:id="1707" w:author="Nonstop Gamerek" w:date="2025-04-25T14:22:00Z">
        <w:r>
          <w:t>kelése (Simon say’s)</w:t>
        </w:r>
      </w:ins>
    </w:p>
    <w:p w14:paraId="7E57A322" w14:textId="7AC4BD1B" w:rsidR="00690529" w:rsidRDefault="00B42108" w:rsidP="00690529">
      <w:pPr>
        <w:ind w:firstLine="0"/>
        <w:rPr>
          <w:ins w:id="1708" w:author="Nonstop Gamerek" w:date="2025-04-25T14:35:00Z"/>
        </w:rPr>
      </w:pPr>
      <w:proofErr w:type="spellStart"/>
      <w:ins w:id="1709" w:author="Nonstop Gamerek" w:date="2025-04-25T14:35:00Z">
        <w:r>
          <w:t>asdsad</w:t>
        </w:r>
        <w:bookmarkStart w:id="1710" w:name="_GoBack"/>
        <w:bookmarkEnd w:id="1710"/>
        <w:proofErr w:type="spellEnd"/>
      </w:ins>
    </w:p>
    <w:p w14:paraId="6897A81F" w14:textId="1D199C15" w:rsidR="00B42108" w:rsidRDefault="00B42108" w:rsidP="00690529">
      <w:pPr>
        <w:ind w:firstLine="0"/>
        <w:rPr>
          <w:ins w:id="1711" w:author="Nonstop Gamerek" w:date="2025-04-25T14:35:00Z"/>
        </w:rPr>
      </w:pPr>
    </w:p>
    <w:p w14:paraId="7A859DE7" w14:textId="733B9B4E" w:rsidR="00B42108" w:rsidRDefault="00B42108" w:rsidP="00B42108">
      <w:pPr>
        <w:pStyle w:val="Cmsor3"/>
        <w:rPr>
          <w:ins w:id="1712" w:author="Nonstop Gamerek" w:date="2025-04-25T14:36:00Z"/>
        </w:rPr>
      </w:pPr>
      <w:ins w:id="1713" w:author="Nonstop Gamerek" w:date="2025-04-25T14:35:00Z">
        <w:r>
          <w:t xml:space="preserve">Második és harmadik szint </w:t>
        </w:r>
      </w:ins>
      <w:ins w:id="1714" w:author="Nonstop Gamerek" w:date="2025-04-25T14:36:00Z">
        <w:r>
          <w:t>kiértékelése (</w:t>
        </w:r>
        <w:r w:rsidR="00882DB1">
          <w:t>r</w:t>
        </w:r>
        <w:r>
          <w:t>eakcióidő, pontosság</w:t>
        </w:r>
        <w:r w:rsidR="00882DB1">
          <w:t>)</w:t>
        </w:r>
      </w:ins>
    </w:p>
    <w:p w14:paraId="37281CEB" w14:textId="6B410A23" w:rsidR="00882DB1" w:rsidRDefault="00882DB1" w:rsidP="00882DB1">
      <w:pPr>
        <w:pStyle w:val="Firstparagraph"/>
        <w:rPr>
          <w:ins w:id="1715" w:author="Nonstop Gamerek" w:date="2025-04-25T14:36:00Z"/>
        </w:rPr>
      </w:pPr>
      <w:proofErr w:type="spellStart"/>
      <w:ins w:id="1716" w:author="Nonstop Gamerek" w:date="2025-04-25T14:36:00Z">
        <w:r>
          <w:t>asdasda</w:t>
        </w:r>
        <w:proofErr w:type="spellEnd"/>
      </w:ins>
    </w:p>
    <w:p w14:paraId="20C678A9" w14:textId="790FA3AA" w:rsidR="00882DB1" w:rsidRDefault="00882DB1" w:rsidP="00882DB1">
      <w:pPr>
        <w:ind w:firstLine="0"/>
        <w:rPr>
          <w:ins w:id="1717" w:author="Nonstop Gamerek" w:date="2025-04-25T14:36:00Z"/>
        </w:rPr>
      </w:pPr>
    </w:p>
    <w:p w14:paraId="68069A68" w14:textId="1662DCCA" w:rsidR="00882DB1" w:rsidRDefault="00882DB1" w:rsidP="00882DB1">
      <w:pPr>
        <w:pStyle w:val="Cmsor3"/>
        <w:rPr>
          <w:ins w:id="1718" w:author="Nonstop Gamerek" w:date="2025-04-25T14:36:00Z"/>
        </w:rPr>
      </w:pPr>
      <w:ins w:id="1719" w:author="Nonstop Gamerek" w:date="2025-04-25T14:36:00Z">
        <w:r>
          <w:t>Negyedik szint kiértékelése (türelmi labirintus)</w:t>
        </w:r>
      </w:ins>
    </w:p>
    <w:p w14:paraId="69BCE3A8" w14:textId="77777777" w:rsidR="00A61CCA" w:rsidRPr="00A61CCA" w:rsidRDefault="00A61CCA" w:rsidP="00A61CCA">
      <w:pPr>
        <w:pStyle w:val="Firstparagraph"/>
        <w:rPr>
          <w:ins w:id="1720" w:author="Nonstop Gamerek" w:date="2025-04-25T14:13:00Z"/>
          <w:rPrChange w:id="1721" w:author="Nonstop Gamerek" w:date="2025-04-25T14:36:00Z">
            <w:rPr>
              <w:ins w:id="1722" w:author="Nonstop Gamerek" w:date="2025-04-25T14:13:00Z"/>
            </w:rPr>
          </w:rPrChange>
        </w:rPr>
        <w:pPrChange w:id="1723" w:author="Nonstop Gamerek" w:date="2025-04-25T14:36:00Z">
          <w:pPr>
            <w:ind w:firstLine="0"/>
          </w:pPr>
        </w:pPrChange>
      </w:pPr>
    </w:p>
    <w:p w14:paraId="684CD450" w14:textId="77777777" w:rsidR="00A05DF0" w:rsidRPr="00296E7F" w:rsidRDefault="00A05DF0" w:rsidP="00A05DF0">
      <w:pPr>
        <w:ind w:firstLine="0"/>
        <w:rPr>
          <w:ins w:id="1724" w:author="Nonstop Gamerek" w:date="2025-04-25T13:30:00Z"/>
          <w:rPrChange w:id="1725" w:author="Nonstop Gamerek" w:date="2025-04-25T14:05:00Z">
            <w:rPr>
              <w:ins w:id="1726" w:author="Nonstop Gamerek" w:date="2025-04-25T13:30:00Z"/>
            </w:rPr>
          </w:rPrChange>
        </w:rPr>
        <w:pPrChange w:id="1727" w:author="Nonstop Gamerek" w:date="2025-04-25T14:13:00Z">
          <w:pPr>
            <w:ind w:firstLine="0"/>
          </w:pPr>
        </w:pPrChange>
      </w:pPr>
    </w:p>
    <w:p w14:paraId="72ABCAD8" w14:textId="4B6CB281" w:rsidR="00075E8E" w:rsidRPr="004755D6" w:rsidDel="00075E8E" w:rsidRDefault="00075E8E" w:rsidP="00D432DA">
      <w:pPr>
        <w:ind w:firstLine="0"/>
        <w:rPr>
          <w:del w:id="1728" w:author="Nonstop Gamerek" w:date="2025-04-25T12:12:00Z"/>
        </w:rPr>
        <w:sectPr w:rsidR="00075E8E" w:rsidRPr="004755D6" w:rsidDel="00075E8E" w:rsidSect="009823AA">
          <w:headerReference w:type="default" r:id="rId51"/>
          <w:type w:val="continuous"/>
          <w:pgSz w:w="11906" w:h="16838" w:code="9"/>
          <w:pgMar w:top="1418" w:right="1418" w:bottom="1418" w:left="1418" w:header="709" w:footer="709" w:gutter="567"/>
          <w:cols w:space="708"/>
          <w:docGrid w:linePitch="360"/>
        </w:sectPr>
        <w:pPrChange w:id="1729" w:author="Nonstop Gamerek" w:date="2025-04-25T12:01:00Z">
          <w:pPr/>
        </w:pPrChange>
      </w:pPr>
    </w:p>
    <w:p w14:paraId="4391BB80" w14:textId="77777777" w:rsidR="009944F1" w:rsidRPr="00674F6E" w:rsidRDefault="0050128E" w:rsidP="00771B5F">
      <w:pPr>
        <w:pStyle w:val="Cmsor1-szmozatlan"/>
      </w:pPr>
      <w:bookmarkStart w:id="1730" w:name="_Toc195551961"/>
      <w:r w:rsidRPr="00674F6E">
        <w:lastRenderedPageBreak/>
        <w:t>Irodalomjegyzék</w:t>
      </w:r>
      <w:bookmarkEnd w:id="1730"/>
      <w:commentRangeStart w:id="1731"/>
      <w:commentRangeStart w:id="1732"/>
      <w:r w:rsidR="00B84CB4">
        <w:fldChar w:fldCharType="begin"/>
      </w:r>
      <w:r w:rsidR="00B84CB4" w:rsidRPr="00674F6E">
        <w:instrText xml:space="preserve"> BIBLIOGRAPHY  \l 1038 </w:instrText>
      </w:r>
      <w:r w:rsidR="00B84CB4">
        <w:fldChar w:fldCharType="separate"/>
      </w:r>
    </w:p>
    <w:tbl>
      <w:tblPr>
        <w:tblStyle w:val="Rcsostblzat"/>
        <w:tblpPr w:leftFromText="141" w:rightFromText="141" w:vertAnchor="text" w:horzAnchor="margin" w:tblpY="-13"/>
        <w:tblW w:w="5531" w:type="pct"/>
        <w:tblLook w:val="04A0" w:firstRow="1" w:lastRow="0" w:firstColumn="1" w:lastColumn="0" w:noHBand="0" w:noVBand="1"/>
        <w:tblPrChange w:id="1733" w:author="Gamerek Nonstop" w:date="2024-12-05T19:26:00Z">
          <w:tblPr>
            <w:tblStyle w:val="Rcsostblzat"/>
            <w:tblpPr w:leftFromText="141" w:rightFromText="141" w:vertAnchor="text" w:horzAnchor="margin" w:tblpY="-13"/>
            <w:tblW w:w="5531" w:type="pct"/>
            <w:tblLook w:val="04A0" w:firstRow="1" w:lastRow="0" w:firstColumn="1" w:lastColumn="0" w:noHBand="0" w:noVBand="1"/>
          </w:tblPr>
        </w:tblPrChange>
      </w:tblPr>
      <w:tblGrid>
        <w:gridCol w:w="924"/>
        <w:gridCol w:w="8471"/>
        <w:tblGridChange w:id="1734">
          <w:tblGrid>
            <w:gridCol w:w="924"/>
            <w:gridCol w:w="2"/>
            <w:gridCol w:w="8469"/>
            <w:gridCol w:w="11"/>
          </w:tblGrid>
        </w:tblGridChange>
      </w:tblGrid>
      <w:tr w:rsidR="00AF2524" w:rsidDel="00EC0D75" w14:paraId="7BD1BA6C" w14:textId="601E11A2" w:rsidTr="0035339C">
        <w:trPr>
          <w:divId w:val="1268612199"/>
          <w:del w:id="1735" w:author="Gamerek Nonstop" w:date="2024-12-05T20:24:00Z"/>
          <w:trPrChange w:id="1736" w:author="Gamerek Nonstop" w:date="2024-12-05T19:26:00Z">
            <w:trPr>
              <w:divId w:val="1268612199"/>
            </w:trPr>
          </w:trPrChange>
        </w:trPr>
        <w:tc>
          <w:tcPr>
            <w:tcW w:w="492" w:type="pct"/>
            <w:hideMark/>
            <w:tcPrChange w:id="1737" w:author="Gamerek Nonstop" w:date="2024-12-05T19:26:00Z">
              <w:tcPr>
                <w:tcW w:w="492" w:type="pct"/>
                <w:gridSpan w:val="2"/>
                <w:hideMark/>
              </w:tcPr>
            </w:tcPrChange>
          </w:tcPr>
          <w:p w14:paraId="21175CD5" w14:textId="4B459862" w:rsidR="00AF2524" w:rsidDel="00EC0D75" w:rsidRDefault="00AF2524" w:rsidP="00223195">
            <w:pPr>
              <w:pStyle w:val="Irodalomjegyzk"/>
              <w:rPr>
                <w:del w:id="1738" w:author="Gamerek Nonstop" w:date="2024-12-05T20:24:00Z"/>
                <w:noProof/>
                <w:szCs w:val="24"/>
                <w:lang w:val="en-GB"/>
              </w:rPr>
            </w:pPr>
            <w:del w:id="1739" w:author="Gamerek Nonstop" w:date="2024-12-05T20:24:00Z">
              <w:r w:rsidDel="00EC0D75">
                <w:rPr>
                  <w:noProof/>
                  <w:lang w:val="en-GB"/>
                </w:rPr>
                <w:delText>[</w:delText>
              </w:r>
            </w:del>
            <w:del w:id="1740" w:author="Gamerek Nonstop" w:date="2024-12-05T19:27:00Z">
              <w:r w:rsidDel="0035339C">
                <w:rPr>
                  <w:noProof/>
                  <w:lang w:val="en-GB"/>
                </w:rPr>
                <w:delText>1</w:delText>
              </w:r>
            </w:del>
            <w:del w:id="1741" w:author="Gamerek Nonstop" w:date="2024-12-05T20:24:00Z">
              <w:r w:rsidDel="00EC0D75">
                <w:rPr>
                  <w:noProof/>
                  <w:lang w:val="en-GB"/>
                </w:rPr>
                <w:delText xml:space="preserve">] </w:delText>
              </w:r>
            </w:del>
          </w:p>
        </w:tc>
        <w:tc>
          <w:tcPr>
            <w:tcW w:w="0" w:type="auto"/>
            <w:hideMark/>
            <w:tcPrChange w:id="1742" w:author="Gamerek Nonstop" w:date="2024-12-05T19:26:00Z">
              <w:tcPr>
                <w:tcW w:w="0" w:type="auto"/>
                <w:gridSpan w:val="2"/>
                <w:hideMark/>
              </w:tcPr>
            </w:tcPrChange>
          </w:tcPr>
          <w:p w14:paraId="1D11E48B" w14:textId="2E631793" w:rsidR="00AF2524" w:rsidDel="00901564" w:rsidRDefault="00A90168" w:rsidP="00223195">
            <w:pPr>
              <w:pStyle w:val="Irodalomjegyzk"/>
              <w:rPr>
                <w:del w:id="1743" w:author="Gamerek Nonstop" w:date="2024-12-05T20:21:00Z"/>
                <w:noProof/>
                <w:lang w:val="en-GB"/>
              </w:rPr>
            </w:pPr>
            <w:del w:id="1744" w:author="Gamerek Nonstop" w:date="2024-12-05T20:24:00Z">
              <w:r w:rsidRPr="00A90168" w:rsidDel="00EC0D75">
                <w:rPr>
                  <w:noProof/>
                  <w:lang w:val="en-GB"/>
                </w:rPr>
                <w:delText xml:space="preserve">M. Esther del Moral Pérez, Alba P. Guzmán Duque </w:delText>
              </w:r>
            </w:del>
            <w:del w:id="1745" w:author="Gamerek Nonstop" w:date="2024-12-05T20:13:00Z">
              <w:r w:rsidRPr="00A90168" w:rsidDel="0014568A">
                <w:rPr>
                  <w:noProof/>
                  <w:lang w:val="en-GB"/>
                </w:rPr>
                <w:delText>&amp;</w:delText>
              </w:r>
            </w:del>
            <w:del w:id="1746" w:author="Gamerek Nonstop" w:date="2024-12-05T20:24:00Z">
              <w:r w:rsidRPr="00A90168" w:rsidDel="00EC0D75">
                <w:rPr>
                  <w:noProof/>
                  <w:lang w:val="en-GB"/>
                </w:rPr>
                <w:delText xml:space="preserve"> L. Carlota Fernández García</w:delText>
              </w:r>
              <w:r w:rsidDel="00EC0D75">
                <w:rPr>
                  <w:noProof/>
                  <w:lang w:val="en-GB"/>
                </w:rPr>
                <w:delText xml:space="preserve"> "</w:delText>
              </w:r>
              <w:r w:rsidRPr="00A90168" w:rsidDel="00EC0D75">
                <w:rPr>
                  <w:noProof/>
                  <w:lang w:val="en-GB"/>
                </w:rPr>
                <w:delText>Game-Based Learning: Increasing the Logical-Mathematical, Naturalistic, and Linguistic Learning Levels of Primary School Students</w:delText>
              </w:r>
              <w:r w:rsidDel="00EC0D75">
                <w:rPr>
                  <w:noProof/>
                  <w:lang w:val="en-GB"/>
                </w:rPr>
                <w:delText>"</w:delText>
              </w:r>
            </w:del>
          </w:p>
          <w:p w14:paraId="185123A9" w14:textId="2A8C36C6" w:rsidR="00A90168" w:rsidRPr="00A90168" w:rsidDel="00EC0D75" w:rsidRDefault="00A90168">
            <w:pPr>
              <w:pStyle w:val="Irodalomjegyzk"/>
              <w:rPr>
                <w:del w:id="1747" w:author="Gamerek Nonstop" w:date="2024-12-05T20:24:00Z"/>
                <w:lang w:val="en-GB"/>
              </w:rPr>
              <w:pPrChange w:id="1748" w:author="Nonstop Gamerek" w:date="2025-04-23T12:25:00Z">
                <w:pPr>
                  <w:framePr w:hSpace="141" w:wrap="around" w:vAnchor="text" w:hAnchor="margin" w:y="-13"/>
                </w:pPr>
              </w:pPrChange>
            </w:pPr>
            <w:del w:id="1749" w:author="Gamerek Nonstop" w:date="2024-12-05T20:21:00Z">
              <w:r w:rsidDel="00901564">
                <w:rPr>
                  <w:lang w:val="en-GB"/>
                </w:rPr>
                <w:delText xml:space="preserve">Elérhető: </w:delText>
              </w:r>
              <w:r w:rsidRPr="00A90168" w:rsidDel="00901564">
                <w:rPr>
                  <w:lang w:val="en-GB"/>
                </w:rPr>
                <w:delText>https://link.springer.com/article/10.7821/naer.2018.1.248</w:delText>
              </w:r>
            </w:del>
          </w:p>
        </w:tc>
      </w:tr>
      <w:tr w:rsidR="00AA0954" w:rsidDel="00EC0D75" w14:paraId="349F5E2F" w14:textId="77777777" w:rsidTr="0035339C">
        <w:trPr>
          <w:divId w:val="1268612199"/>
          <w:del w:id="1750" w:author="Gamerek Nonstop" w:date="2024-12-05T20:24:00Z"/>
        </w:trPr>
        <w:tc>
          <w:tcPr>
            <w:tcW w:w="492" w:type="pct"/>
            <w:hideMark/>
          </w:tcPr>
          <w:p w14:paraId="37E9ABA2" w14:textId="486B0E1A" w:rsidR="00AF2524" w:rsidDel="00EC0D75" w:rsidRDefault="00AF2524" w:rsidP="00223195">
            <w:pPr>
              <w:pStyle w:val="Irodalomjegyzk"/>
              <w:rPr>
                <w:del w:id="1751" w:author="Gamerek Nonstop" w:date="2024-12-05T20:24:00Z"/>
                <w:noProof/>
              </w:rPr>
            </w:pPr>
            <w:del w:id="1752" w:author="Gamerek Nonstop" w:date="2024-12-05T20:24:00Z">
              <w:r w:rsidDel="00EC0D75">
                <w:rPr>
                  <w:noProof/>
                </w:rPr>
                <w:delText>[</w:delText>
              </w:r>
            </w:del>
            <w:del w:id="1753" w:author="Gamerek Nonstop" w:date="2024-12-05T19:27:00Z">
              <w:r w:rsidDel="0035339C">
                <w:rPr>
                  <w:noProof/>
                </w:rPr>
                <w:delText>2</w:delText>
              </w:r>
            </w:del>
            <w:del w:id="1754" w:author="Gamerek Nonstop" w:date="2024-12-05T20:24:00Z">
              <w:r w:rsidDel="00EC0D75">
                <w:rPr>
                  <w:noProof/>
                </w:rPr>
                <w:delText xml:space="preserve">] </w:delText>
              </w:r>
            </w:del>
          </w:p>
        </w:tc>
        <w:tc>
          <w:tcPr>
            <w:tcW w:w="0" w:type="auto"/>
          </w:tcPr>
          <w:p w14:paraId="1A6A3CFF" w14:textId="1BE815E1" w:rsidR="00A90168" w:rsidRPr="00A90168" w:rsidDel="00EC0D75" w:rsidRDefault="00A90168" w:rsidP="00223195">
            <w:pPr>
              <w:pStyle w:val="Irodalomjegyzk"/>
              <w:rPr>
                <w:del w:id="1755" w:author="Gamerek Nonstop" w:date="2024-12-05T20:24:00Z"/>
              </w:rPr>
            </w:pPr>
            <w:del w:id="1756" w:author="Gamerek Nonstop" w:date="2024-12-05T20:20:00Z">
              <w:r w:rsidDel="00901564">
                <w:delText>Wikipédia "Vint Cerf" profil</w:delText>
              </w:r>
            </w:del>
            <w:del w:id="1757" w:author="Gamerek Nonstop" w:date="2024-12-05T20:24:00Z">
              <w:r w:rsidDel="00EC0D75">
                <w:delText xml:space="preserve"> </w:delText>
              </w:r>
            </w:del>
            <w:del w:id="1758" w:author="Gamerek Nonstop" w:date="2024-12-05T20:21:00Z">
              <w:r w:rsidDel="00901564">
                <w:delText>Elérhető</w:delText>
              </w:r>
            </w:del>
            <w:del w:id="1759" w:author="Gamerek Nonstop" w:date="2024-12-05T20:24:00Z">
              <w:r w:rsidDel="00EC0D75">
                <w:delText>:</w:delText>
              </w:r>
            </w:del>
            <w:del w:id="1760" w:author="Gamerek Nonstop" w:date="2024-12-05T20:20:00Z">
              <w:r w:rsidDel="00901564">
                <w:delText xml:space="preserve"> </w:delText>
              </w:r>
              <w:r w:rsidRPr="00A90168" w:rsidDel="00901564">
                <w:delText>https://en.wikipedia.org/wiki/Vint_Cerf</w:delText>
              </w:r>
            </w:del>
          </w:p>
        </w:tc>
      </w:tr>
      <w:tr w:rsidR="00AA0954" w:rsidDel="00EC0D75" w14:paraId="3A1F8192" w14:textId="77777777" w:rsidTr="0035339C">
        <w:trPr>
          <w:divId w:val="1268612199"/>
          <w:del w:id="1761" w:author="Gamerek Nonstop" w:date="2024-12-05T20:24:00Z"/>
        </w:trPr>
        <w:tc>
          <w:tcPr>
            <w:tcW w:w="492" w:type="pct"/>
          </w:tcPr>
          <w:p w14:paraId="26276D90" w14:textId="7040BB57" w:rsidR="00A90168" w:rsidDel="00EC0D75" w:rsidRDefault="00A90168" w:rsidP="00223195">
            <w:pPr>
              <w:pStyle w:val="Irodalomjegyzk"/>
              <w:rPr>
                <w:del w:id="1762" w:author="Gamerek Nonstop" w:date="2024-12-05T20:24:00Z"/>
                <w:noProof/>
              </w:rPr>
            </w:pPr>
            <w:del w:id="1763" w:author="Gamerek Nonstop" w:date="2024-12-05T20:24:00Z">
              <w:r w:rsidDel="00EC0D75">
                <w:rPr>
                  <w:noProof/>
                </w:rPr>
                <w:delText>[</w:delText>
              </w:r>
            </w:del>
            <w:del w:id="1764" w:author="Gamerek Nonstop" w:date="2024-12-05T19:27:00Z">
              <w:r w:rsidDel="0035339C">
                <w:rPr>
                  <w:noProof/>
                </w:rPr>
                <w:delText>3</w:delText>
              </w:r>
            </w:del>
            <w:del w:id="1765" w:author="Gamerek Nonstop" w:date="2024-12-05T20:24:00Z">
              <w:r w:rsidDel="00EC0D75">
                <w:rPr>
                  <w:noProof/>
                </w:rPr>
                <w:delText>]</w:delText>
              </w:r>
            </w:del>
          </w:p>
        </w:tc>
        <w:tc>
          <w:tcPr>
            <w:tcW w:w="0" w:type="auto"/>
          </w:tcPr>
          <w:p w14:paraId="0731DDB9" w14:textId="1CE15096" w:rsidR="00A90168" w:rsidRPr="0044328F" w:rsidDel="00901564" w:rsidRDefault="00A90168" w:rsidP="00223195">
            <w:pPr>
              <w:pStyle w:val="Irodalomjegyzk"/>
              <w:rPr>
                <w:del w:id="1766" w:author="Gamerek Nonstop" w:date="2024-12-05T20:23:00Z"/>
                <w:noProof/>
              </w:rPr>
            </w:pPr>
            <w:del w:id="1767" w:author="Gamerek Nonstop" w:date="2024-12-05T20:24:00Z">
              <w:r w:rsidRPr="0044328F" w:rsidDel="00EC0D75">
                <w:rPr>
                  <w:noProof/>
                </w:rPr>
                <w:delText>Illéssy Miklós és Huszár Ákos "</w:delText>
              </w:r>
              <w:r w:rsidDel="00EC0D75">
                <w:delText xml:space="preserve"> </w:delText>
              </w:r>
              <w:r w:rsidRPr="0044328F" w:rsidDel="00EC0D75">
                <w:rPr>
                  <w:noProof/>
                </w:rPr>
                <w:delText>Technológiai fejlődés és munkaerőpiac: hogyan hat az automatizáció a munkahelyekre Magyarországon?"</w:delText>
              </w:r>
            </w:del>
          </w:p>
          <w:p w14:paraId="51A2F10C" w14:textId="644608C6" w:rsidR="00A90168" w:rsidDel="00EC0D75" w:rsidRDefault="00A90168" w:rsidP="00223195">
            <w:pPr>
              <w:pStyle w:val="Irodalomjegyzk"/>
              <w:rPr>
                <w:del w:id="1768" w:author="Gamerek Nonstop" w:date="2024-12-05T20:24:00Z"/>
                <w:noProof/>
              </w:rPr>
            </w:pPr>
            <w:del w:id="1769" w:author="Gamerek Nonstop" w:date="2024-12-05T20:23:00Z">
              <w:r w:rsidRPr="0044328F" w:rsidDel="00901564">
                <w:rPr>
                  <w:noProof/>
                </w:rPr>
                <w:delText>Elérhető: https://www.ksh.hu/statszemle_archive/all/2022/2022_02/2022_02_137.pdf</w:delText>
              </w:r>
            </w:del>
          </w:p>
        </w:tc>
      </w:tr>
      <w:tr w:rsidR="00AA0954" w:rsidDel="00EC0D75" w14:paraId="34F179CA" w14:textId="77777777" w:rsidTr="0035339C">
        <w:trPr>
          <w:divId w:val="1268612199"/>
          <w:del w:id="1770" w:author="Gamerek Nonstop" w:date="2024-12-05T20:24:00Z"/>
        </w:trPr>
        <w:tc>
          <w:tcPr>
            <w:tcW w:w="492" w:type="pct"/>
          </w:tcPr>
          <w:p w14:paraId="5111EFC0" w14:textId="5662BA91" w:rsidR="00A90168" w:rsidDel="00EC0D75" w:rsidRDefault="00A90168" w:rsidP="00223195">
            <w:pPr>
              <w:pStyle w:val="Irodalomjegyzk"/>
              <w:rPr>
                <w:del w:id="1771" w:author="Gamerek Nonstop" w:date="2024-12-05T20:24:00Z"/>
                <w:noProof/>
              </w:rPr>
            </w:pPr>
            <w:del w:id="1772" w:author="Gamerek Nonstop" w:date="2024-12-05T20:24:00Z">
              <w:r w:rsidDel="00EC0D75">
                <w:rPr>
                  <w:noProof/>
                </w:rPr>
                <w:delText>[</w:delText>
              </w:r>
            </w:del>
            <w:del w:id="1773" w:author="Gamerek Nonstop" w:date="2024-12-05T19:27:00Z">
              <w:r w:rsidDel="0035339C">
                <w:rPr>
                  <w:noProof/>
                </w:rPr>
                <w:delText>4</w:delText>
              </w:r>
            </w:del>
            <w:del w:id="1774" w:author="Gamerek Nonstop" w:date="2024-12-05T20:24:00Z">
              <w:r w:rsidDel="00EC0D75">
                <w:rPr>
                  <w:noProof/>
                </w:rPr>
                <w:delText>]</w:delText>
              </w:r>
            </w:del>
          </w:p>
        </w:tc>
        <w:tc>
          <w:tcPr>
            <w:tcW w:w="0" w:type="auto"/>
          </w:tcPr>
          <w:p w14:paraId="38276BB2" w14:textId="56145303" w:rsidR="00A90168" w:rsidDel="00EC0D75" w:rsidRDefault="00A90168" w:rsidP="00223195">
            <w:pPr>
              <w:pStyle w:val="Irodalomjegyzk"/>
              <w:rPr>
                <w:del w:id="1775" w:author="Gamerek Nonstop" w:date="2024-12-05T20:24:00Z"/>
                <w:noProof/>
              </w:rPr>
            </w:pPr>
            <w:del w:id="1776" w:author="Gamerek Nonstop" w:date="2024-12-05T20:24:00Z">
              <w:r w:rsidDel="00EC0D75">
                <w:rPr>
                  <w:noProof/>
                </w:rPr>
                <w:delText xml:space="preserve">KSH 1.23 Digitális ismeretek statisztika </w:delText>
              </w:r>
            </w:del>
            <w:del w:id="1777" w:author="Gamerek Nonstop" w:date="2024-12-05T20:23:00Z">
              <w:r w:rsidDel="00901564">
                <w:rPr>
                  <w:noProof/>
                </w:rPr>
                <w:delText>Elérhető</w:delText>
              </w:r>
            </w:del>
            <w:del w:id="1778" w:author="Gamerek Nonstop" w:date="2024-12-05T20:24:00Z">
              <w:r w:rsidDel="00EC0D75">
                <w:rPr>
                  <w:noProof/>
                </w:rPr>
                <w:delText xml:space="preserve">: </w:delText>
              </w:r>
              <w:r w:rsidDel="00EC0D75">
                <w:delText>https://www.ksh.hu/ffi/1-23.html</w:delText>
              </w:r>
            </w:del>
          </w:p>
        </w:tc>
      </w:tr>
    </w:tbl>
    <w:tbl>
      <w:tblPr>
        <w:tblStyle w:val="Rcsostblzat"/>
        <w:tblW w:w="5091" w:type="pct"/>
        <w:tblLook w:val="04A0" w:firstRow="1" w:lastRow="0" w:firstColumn="1" w:lastColumn="0" w:noHBand="0" w:noVBand="1"/>
      </w:tblPr>
      <w:tblGrid>
        <w:gridCol w:w="616"/>
        <w:gridCol w:w="8561"/>
        <w:tblGridChange w:id="1779">
          <w:tblGrid>
            <w:gridCol w:w="616"/>
            <w:gridCol w:w="8032"/>
            <w:gridCol w:w="529"/>
          </w:tblGrid>
        </w:tblGridChange>
      </w:tblGrid>
      <w:tr w:rsidR="00EC0D75" w14:paraId="21535315" w14:textId="77777777" w:rsidTr="00AA0954">
        <w:trPr>
          <w:divId w:val="1268612199"/>
          <w:trHeight w:val="888"/>
          <w:ins w:id="1780" w:author="Gamerek Nonstop" w:date="2024-12-05T20:26:00Z"/>
        </w:trPr>
        <w:tc>
          <w:tcPr>
            <w:tcW w:w="356" w:type="pct"/>
            <w:hideMark/>
          </w:tcPr>
          <w:p w14:paraId="0AC028E6" w14:textId="77777777" w:rsidR="00EC0D75" w:rsidRDefault="00EC0D75" w:rsidP="00AA0954">
            <w:pPr>
              <w:pStyle w:val="Irodalomjegyzk"/>
              <w:rPr>
                <w:ins w:id="1781" w:author="Gamerek Nonstop" w:date="2024-12-05T20:26:00Z"/>
                <w:noProof/>
                <w:szCs w:val="24"/>
                <w:lang w:val="en-GB"/>
              </w:rPr>
            </w:pPr>
            <w:ins w:id="1782" w:author="Gamerek Nonstop" w:date="2024-12-05T20:26:00Z">
              <w:r>
                <w:rPr>
                  <w:noProof/>
                  <w:lang w:val="en-GB"/>
                </w:rPr>
                <w:t xml:space="preserve">[1] </w:t>
              </w:r>
            </w:ins>
          </w:p>
        </w:tc>
        <w:tc>
          <w:tcPr>
            <w:tcW w:w="0" w:type="auto"/>
            <w:hideMark/>
          </w:tcPr>
          <w:p w14:paraId="08EDAEB0" w14:textId="117754AF" w:rsidR="00EC0D75" w:rsidRDefault="00EC0D75" w:rsidP="00AA0954">
            <w:pPr>
              <w:pStyle w:val="Irodalomjegyzk"/>
              <w:rPr>
                <w:ins w:id="1783" w:author="Gamerek Nonstop" w:date="2024-12-05T20:26:00Z"/>
                <w:noProof/>
                <w:lang w:val="en-GB"/>
              </w:rPr>
            </w:pPr>
            <w:ins w:id="1784" w:author="Gamerek Nonstop" w:date="2024-12-05T20:26:00Z">
              <w:r w:rsidRPr="00C302A6">
                <w:rPr>
                  <w:noProof/>
                  <w:lang w:val="en-GB"/>
                </w:rPr>
                <w:t>Bene Ágnes, Móré Marianna</w:t>
              </w:r>
              <w:r>
                <w:rPr>
                  <w:noProof/>
                  <w:lang w:val="en-GB"/>
                </w:rPr>
                <w:t>,</w:t>
              </w:r>
              <w:r w:rsidRPr="00C302A6">
                <w:rPr>
                  <w:noProof/>
                  <w:lang w:val="en-GB"/>
                </w:rPr>
                <w:t xml:space="preserve"> Zombory Júlia</w:t>
              </w:r>
              <w:r>
                <w:rPr>
                  <w:noProof/>
                  <w:lang w:val="en-GB"/>
                </w:rPr>
                <w:t xml:space="preserve"> "A digitalizáció néhány elemének időseket érintő hatásai - karantén előtti helyzetkép", 2020</w:t>
              </w:r>
            </w:ins>
          </w:p>
        </w:tc>
      </w:tr>
      <w:tr w:rsidR="00EC0D75" w14:paraId="31FAE4D4" w14:textId="77777777" w:rsidTr="00AA0954">
        <w:tblPrEx>
          <w:tblW w:w="5091" w:type="pct"/>
          <w:tblPrExChange w:id="1785" w:author="Nonstop Gamerek" w:date="2025-04-23T12:24:00Z">
            <w:tblPrEx>
              <w:tblW w:w="5091" w:type="pct"/>
            </w:tblPrEx>
          </w:tblPrExChange>
        </w:tblPrEx>
        <w:trPr>
          <w:divId w:val="1268612199"/>
          <w:trHeight w:val="1334"/>
          <w:ins w:id="1786" w:author="Gamerek Nonstop" w:date="2024-12-05T20:26:00Z"/>
          <w:trPrChange w:id="1787" w:author="Nonstop Gamerek" w:date="2025-04-23T12:24:00Z">
            <w:trPr>
              <w:gridAfter w:val="0"/>
              <w:divId w:val="1268612199"/>
              <w:trHeight w:val="1334"/>
            </w:trPr>
          </w:trPrChange>
        </w:trPr>
        <w:tc>
          <w:tcPr>
            <w:tcW w:w="356" w:type="pct"/>
            <w:hideMark/>
            <w:tcPrChange w:id="1788" w:author="Nonstop Gamerek" w:date="2025-04-23T12:24:00Z">
              <w:tcPr>
                <w:tcW w:w="292" w:type="pct"/>
                <w:hideMark/>
              </w:tcPr>
            </w:tcPrChange>
          </w:tcPr>
          <w:p w14:paraId="14A70880" w14:textId="77777777" w:rsidR="00EC0D75" w:rsidRDefault="00EC0D75" w:rsidP="00AA0954">
            <w:pPr>
              <w:pStyle w:val="Irodalomjegyzk"/>
              <w:rPr>
                <w:ins w:id="1789" w:author="Gamerek Nonstop" w:date="2024-12-05T20:26:00Z"/>
                <w:noProof/>
              </w:rPr>
            </w:pPr>
            <w:ins w:id="1790" w:author="Gamerek Nonstop" w:date="2024-12-05T20:26:00Z">
              <w:r>
                <w:rPr>
                  <w:noProof/>
                </w:rPr>
                <w:t xml:space="preserve">[2] </w:t>
              </w:r>
            </w:ins>
          </w:p>
        </w:tc>
        <w:tc>
          <w:tcPr>
            <w:tcW w:w="0" w:type="auto"/>
            <w:tcPrChange w:id="1791" w:author="Nonstop Gamerek" w:date="2025-04-23T12:24:00Z">
              <w:tcPr>
                <w:tcW w:w="0" w:type="auto"/>
              </w:tcPr>
            </w:tcPrChange>
          </w:tcPr>
          <w:p w14:paraId="66FDCEFE" w14:textId="414BF80E" w:rsidR="00EC0D75" w:rsidRDefault="00AA0954" w:rsidP="00AA0954">
            <w:pPr>
              <w:pStyle w:val="Irodalomjegyzk"/>
              <w:rPr>
                <w:ins w:id="1792" w:author="Gamerek Nonstop" w:date="2024-12-05T20:26:00Z"/>
                <w:noProof/>
              </w:rPr>
            </w:pPr>
            <w:ins w:id="1793" w:author="Nonstop Gamerek" w:date="2025-04-23T12:25:00Z">
              <w:r>
                <w:t xml:space="preserve">M. R. </w:t>
              </w:r>
              <w:proofErr w:type="spellStart"/>
              <w:r>
                <w:t>Nunez</w:t>
              </w:r>
              <w:proofErr w:type="spellEnd"/>
              <w:r>
                <w:t xml:space="preserve"> </w:t>
              </w:r>
              <w:proofErr w:type="spellStart"/>
              <w:r>
                <w:t>Castellar</w:t>
              </w:r>
              <w:proofErr w:type="spellEnd"/>
              <w:r>
                <w:t xml:space="preserve">, V. Van </w:t>
              </w:r>
              <w:proofErr w:type="spellStart"/>
              <w:r>
                <w:t>Looy</w:t>
              </w:r>
              <w:proofErr w:type="spellEnd"/>
              <w:r>
                <w:t xml:space="preserve">, K. L. T. De </w:t>
              </w:r>
              <w:proofErr w:type="spellStart"/>
              <w:r>
                <w:t>Marez</w:t>
              </w:r>
              <w:proofErr w:type="spellEnd"/>
              <w:r>
                <w:t xml:space="preserve">, and C. De </w:t>
              </w:r>
              <w:proofErr w:type="spellStart"/>
              <w:r>
                <w:t>Croon</w:t>
              </w:r>
              <w:proofErr w:type="spellEnd"/>
              <w:r>
                <w:t xml:space="preserve">, "The </w:t>
              </w:r>
              <w:proofErr w:type="spellStart"/>
              <w:r>
                <w:t>Role</w:t>
              </w:r>
              <w:proofErr w:type="spellEnd"/>
              <w:r>
                <w:t xml:space="preserve"> of Game </w:t>
              </w:r>
              <w:proofErr w:type="spellStart"/>
              <w:r>
                <w:t>Experience</w:t>
              </w:r>
              <w:proofErr w:type="spellEnd"/>
              <w:r>
                <w:t xml:space="preserve"> and </w:t>
              </w:r>
              <w:proofErr w:type="spellStart"/>
              <w:r>
                <w:t>the</w:t>
              </w:r>
              <w:proofErr w:type="spellEnd"/>
              <w:r>
                <w:t xml:space="preserve"> </w:t>
              </w:r>
              <w:proofErr w:type="spellStart"/>
              <w:r>
                <w:t>Identification</w:t>
              </w:r>
              <w:proofErr w:type="spellEnd"/>
              <w:r>
                <w:t xml:space="preserve"> </w:t>
              </w:r>
              <w:proofErr w:type="spellStart"/>
              <w:r>
                <w:t>with</w:t>
              </w:r>
              <w:proofErr w:type="spellEnd"/>
              <w:r>
                <w:t xml:space="preserve"> Game </w:t>
              </w:r>
              <w:proofErr w:type="spellStart"/>
              <w:r>
                <w:t>Characters</w:t>
              </w:r>
              <w:proofErr w:type="spellEnd"/>
              <w:r>
                <w:t xml:space="preserve"> in </w:t>
              </w:r>
              <w:proofErr w:type="spellStart"/>
              <w:r>
                <w:t>the</w:t>
              </w:r>
              <w:proofErr w:type="spellEnd"/>
              <w:r>
                <w:t xml:space="preserve"> </w:t>
              </w:r>
              <w:proofErr w:type="spellStart"/>
              <w:r>
                <w:t>Immersion</w:t>
              </w:r>
              <w:proofErr w:type="spellEnd"/>
              <w:r>
                <w:t xml:space="preserve"> </w:t>
              </w:r>
              <w:proofErr w:type="spellStart"/>
              <w:r>
                <w:t>Process</w:t>
              </w:r>
              <w:proofErr w:type="spellEnd"/>
              <w:r>
                <w:t xml:space="preserve"> of Digital </w:t>
              </w:r>
              <w:proofErr w:type="spellStart"/>
              <w:r>
                <w:t>Games</w:t>
              </w:r>
              <w:proofErr w:type="spellEnd"/>
              <w:r>
                <w:t xml:space="preserve">," in </w:t>
              </w:r>
              <w:proofErr w:type="spellStart"/>
              <w:r>
                <w:rPr>
                  <w:rStyle w:val="Kiemels"/>
                </w:rPr>
                <w:t>Immersive</w:t>
              </w:r>
              <w:proofErr w:type="spellEnd"/>
              <w:r>
                <w:rPr>
                  <w:rStyle w:val="Kiemels"/>
                </w:rPr>
                <w:t xml:space="preserve"> </w:t>
              </w:r>
              <w:proofErr w:type="spellStart"/>
              <w:r>
                <w:rPr>
                  <w:rStyle w:val="Kiemels"/>
                </w:rPr>
                <w:t>Learning</w:t>
              </w:r>
              <w:proofErr w:type="spellEnd"/>
              <w:r>
                <w:rPr>
                  <w:rStyle w:val="Kiemels"/>
                </w:rPr>
                <w:t xml:space="preserve"> Research Network</w:t>
              </w:r>
              <w:r>
                <w:t xml:space="preserve">, </w:t>
              </w:r>
              <w:proofErr w:type="spellStart"/>
              <w:r>
                <w:t>Cham</w:t>
              </w:r>
              <w:proofErr w:type="spellEnd"/>
              <w:r>
                <w:t xml:space="preserve">: Springer, 2020, pp. 57–70. [Online]. </w:t>
              </w:r>
              <w:proofErr w:type="spellStart"/>
              <w:r>
                <w:t>Available</w:t>
              </w:r>
              <w:proofErr w:type="spellEnd"/>
              <w:r>
                <w:t>: https://doi.org/10.1007/978-3-030-47539-0_5</w:t>
              </w:r>
            </w:ins>
            <w:ins w:id="1794" w:author="Gamerek Nonstop" w:date="2024-12-05T20:26:00Z">
              <w:del w:id="1795" w:author="Nonstop Gamerek" w:date="2025-04-23T12:24:00Z">
                <w:r w:rsidR="00EC0D75" w:rsidRPr="00A90168" w:rsidDel="00AA0954">
                  <w:rPr>
                    <w:noProof/>
                    <w:lang w:val="en-GB"/>
                  </w:rPr>
                  <w:delText xml:space="preserve">M. Esther del Moral Pérez, Alba P. Guzmán Duque </w:delText>
                </w:r>
                <w:r w:rsidR="00EC0D75" w:rsidDel="00AA0954">
                  <w:rPr>
                    <w:noProof/>
                    <w:lang w:val="en-GB"/>
                  </w:rPr>
                  <w:delText>and</w:delText>
                </w:r>
                <w:r w:rsidR="00EC0D75" w:rsidRPr="00A90168" w:rsidDel="00AA0954">
                  <w:rPr>
                    <w:noProof/>
                    <w:lang w:val="en-GB"/>
                  </w:rPr>
                  <w:delText xml:space="preserve"> L. Carlota Fernández García</w:delText>
                </w:r>
                <w:r w:rsidR="00EC0D75" w:rsidDel="00AA0954">
                  <w:rPr>
                    <w:noProof/>
                    <w:lang w:val="en-GB"/>
                  </w:rPr>
                  <w:delText xml:space="preserve"> "</w:delText>
                </w:r>
                <w:r w:rsidR="00EC0D75" w:rsidRPr="00A90168" w:rsidDel="00AA0954">
                  <w:rPr>
                    <w:noProof/>
                    <w:lang w:val="en-GB"/>
                  </w:rPr>
                  <w:delText>Game-Based Learning: Increasing the Logical-Mathematical, Naturalistic, and Linguistic Learning Levels of Primary School Students</w:delText>
                </w:r>
                <w:r w:rsidR="00EC0D75" w:rsidDel="00AA0954">
                  <w:rPr>
                    <w:noProof/>
                    <w:lang w:val="en-GB"/>
                  </w:rPr>
                  <w:delText>", 2018</w:delText>
                </w:r>
              </w:del>
            </w:ins>
          </w:p>
        </w:tc>
      </w:tr>
      <w:tr w:rsidR="00AA0954" w14:paraId="3A222786" w14:textId="77777777" w:rsidTr="00AA0954">
        <w:tblPrEx>
          <w:tblW w:w="5091" w:type="pct"/>
          <w:tblPrExChange w:id="1796" w:author="Nonstop Gamerek" w:date="2025-04-23T12:24:00Z">
            <w:tblPrEx>
              <w:tblW w:w="5091" w:type="pct"/>
            </w:tblPrEx>
          </w:tblPrExChange>
        </w:tblPrEx>
        <w:trPr>
          <w:divId w:val="1268612199"/>
          <w:trHeight w:val="888"/>
          <w:ins w:id="1797" w:author="Gamerek Nonstop" w:date="2024-12-05T20:26:00Z"/>
          <w:trPrChange w:id="1798" w:author="Nonstop Gamerek" w:date="2025-04-23T12:24:00Z">
            <w:trPr>
              <w:gridAfter w:val="0"/>
              <w:divId w:val="1268612199"/>
              <w:trHeight w:val="888"/>
            </w:trPr>
          </w:trPrChange>
        </w:trPr>
        <w:tc>
          <w:tcPr>
            <w:tcW w:w="356" w:type="pct"/>
            <w:hideMark/>
            <w:tcPrChange w:id="1799" w:author="Nonstop Gamerek" w:date="2025-04-23T12:24:00Z">
              <w:tcPr>
                <w:tcW w:w="292" w:type="pct"/>
                <w:hideMark/>
              </w:tcPr>
            </w:tcPrChange>
          </w:tcPr>
          <w:p w14:paraId="01296AD7" w14:textId="77777777" w:rsidR="00AA0954" w:rsidRDefault="00AA0954" w:rsidP="00AA0954">
            <w:pPr>
              <w:pStyle w:val="Irodalomjegyzk"/>
              <w:rPr>
                <w:ins w:id="1800" w:author="Gamerek Nonstop" w:date="2024-12-05T20:26:00Z"/>
                <w:noProof/>
              </w:rPr>
            </w:pPr>
            <w:ins w:id="1801" w:author="Gamerek Nonstop" w:date="2024-12-05T20:26:00Z">
              <w:r>
                <w:rPr>
                  <w:noProof/>
                </w:rPr>
                <w:t xml:space="preserve">[3] </w:t>
              </w:r>
            </w:ins>
          </w:p>
        </w:tc>
        <w:tc>
          <w:tcPr>
            <w:tcW w:w="0" w:type="auto"/>
            <w:tcPrChange w:id="1802" w:author="Nonstop Gamerek" w:date="2025-04-23T12:24:00Z">
              <w:tcPr>
                <w:tcW w:w="0" w:type="auto"/>
              </w:tcPr>
            </w:tcPrChange>
          </w:tcPr>
          <w:p w14:paraId="2389D835" w14:textId="623E4755" w:rsidR="00AA0954" w:rsidDel="00AA0954" w:rsidRDefault="00AA0954" w:rsidP="00AA0954">
            <w:pPr>
              <w:pStyle w:val="Irodalomjegyzk"/>
              <w:rPr>
                <w:ins w:id="1803" w:author="Gamerek Nonstop" w:date="2024-12-05T20:27:00Z"/>
                <w:del w:id="1804" w:author="Nonstop Gamerek" w:date="2025-04-23T12:24:00Z"/>
              </w:rPr>
            </w:pPr>
            <w:ins w:id="1805" w:author="Nonstop Gamerek" w:date="2025-04-23T12:24:00Z">
              <w:r w:rsidRPr="00A90168">
                <w:rPr>
                  <w:noProof/>
                  <w:lang w:val="en-GB"/>
                </w:rPr>
                <w:t xml:space="preserve">M. Esther del Moral Pérez, Alba P. Guzmán Duque </w:t>
              </w:r>
              <w:r>
                <w:rPr>
                  <w:noProof/>
                  <w:lang w:val="en-GB"/>
                </w:rPr>
                <w:t>and</w:t>
              </w:r>
              <w:r w:rsidRPr="00A90168">
                <w:rPr>
                  <w:noProof/>
                  <w:lang w:val="en-GB"/>
                </w:rPr>
                <w:t xml:space="preserve"> L. Carlota Fernández García</w:t>
              </w:r>
              <w:r>
                <w:rPr>
                  <w:noProof/>
                  <w:lang w:val="en-GB"/>
                </w:rPr>
                <w:t xml:space="preserve"> "</w:t>
              </w:r>
              <w:r w:rsidRPr="00A90168">
                <w:rPr>
                  <w:noProof/>
                  <w:lang w:val="en-GB"/>
                </w:rPr>
                <w:t>Game-Based Learning: Increasing the Logical-Mathematical, Naturalistic, and Linguistic Learning Levels of Primary School Students</w:t>
              </w:r>
              <w:r>
                <w:rPr>
                  <w:noProof/>
                  <w:lang w:val="en-GB"/>
                </w:rPr>
                <w:t>", 2018</w:t>
              </w:r>
            </w:ins>
            <w:ins w:id="1806" w:author="Gamerek Nonstop" w:date="2024-12-05T20:27:00Z">
              <w:del w:id="1807" w:author="Nonstop Gamerek" w:date="2025-04-23T12:24:00Z">
                <w:r w:rsidDel="00AA0954">
                  <w:delText>Vinton Cerf archív profilja [Online]</w:delText>
                </w:r>
              </w:del>
            </w:ins>
          </w:p>
          <w:p w14:paraId="2CF47B12" w14:textId="61BF2077" w:rsidR="00AA0954" w:rsidRDefault="00AA0954" w:rsidP="00AA0954">
            <w:pPr>
              <w:pStyle w:val="Irodalomjegyzk"/>
              <w:rPr>
                <w:ins w:id="1808" w:author="Gamerek Nonstop" w:date="2024-12-05T20:26:00Z"/>
                <w:noProof/>
              </w:rPr>
            </w:pPr>
            <w:ins w:id="1809" w:author="Gamerek Nonstop" w:date="2024-12-05T20:27:00Z">
              <w:del w:id="1810" w:author="Nonstop Gamerek" w:date="2025-04-23T12:24:00Z">
                <w:r w:rsidDel="00AA0954">
                  <w:delText xml:space="preserve"> Avaible: </w:delText>
                </w:r>
                <w:r w:rsidRPr="00EC0D75" w:rsidDel="00AA0954">
                  <w:delText>https://shorturl.at/c5OMh</w:delText>
                </w:r>
              </w:del>
            </w:ins>
          </w:p>
        </w:tc>
      </w:tr>
      <w:tr w:rsidR="00AA0954" w14:paraId="015F9687" w14:textId="77777777" w:rsidTr="00AA0954">
        <w:trPr>
          <w:divId w:val="1268612199"/>
          <w:trHeight w:val="910"/>
          <w:ins w:id="1811" w:author="Gamerek Nonstop" w:date="2024-12-05T20:27:00Z"/>
        </w:trPr>
        <w:tc>
          <w:tcPr>
            <w:tcW w:w="356" w:type="pct"/>
          </w:tcPr>
          <w:p w14:paraId="3AB1537A" w14:textId="13029A72" w:rsidR="00AA0954" w:rsidRDefault="00AA0954" w:rsidP="00AA0954">
            <w:pPr>
              <w:pStyle w:val="Irodalomjegyzk"/>
              <w:rPr>
                <w:ins w:id="1812" w:author="Gamerek Nonstop" w:date="2024-12-05T20:27:00Z"/>
                <w:noProof/>
              </w:rPr>
            </w:pPr>
            <w:ins w:id="1813" w:author="Gamerek Nonstop" w:date="2024-12-05T20:27:00Z">
              <w:r>
                <w:rPr>
                  <w:noProof/>
                </w:rPr>
                <w:t>[4]</w:t>
              </w:r>
            </w:ins>
          </w:p>
        </w:tc>
        <w:tc>
          <w:tcPr>
            <w:tcW w:w="0" w:type="auto"/>
          </w:tcPr>
          <w:p w14:paraId="0A437C2C" w14:textId="77777777" w:rsidR="00AA0954" w:rsidRDefault="00AA0954" w:rsidP="00AA0954">
            <w:pPr>
              <w:pStyle w:val="Irodalomjegyzk"/>
              <w:rPr>
                <w:ins w:id="1814" w:author="Nonstop Gamerek" w:date="2025-04-23T12:24:00Z"/>
              </w:rPr>
            </w:pPr>
            <w:proofErr w:type="spellStart"/>
            <w:ins w:id="1815" w:author="Nonstop Gamerek" w:date="2025-04-23T12:24:00Z">
              <w:r>
                <w:t>Vinton</w:t>
              </w:r>
              <w:proofErr w:type="spellEnd"/>
              <w:r>
                <w:t xml:space="preserve"> </w:t>
              </w:r>
              <w:proofErr w:type="spellStart"/>
              <w:r>
                <w:t>Cerf</w:t>
              </w:r>
              <w:proofErr w:type="spellEnd"/>
              <w:r>
                <w:t xml:space="preserve"> archív profilja [Online]</w:t>
              </w:r>
            </w:ins>
          </w:p>
          <w:p w14:paraId="3FDC4C15" w14:textId="59FF53DD" w:rsidR="00AA0954" w:rsidRDefault="00AA0954" w:rsidP="00AA0954">
            <w:pPr>
              <w:pStyle w:val="Irodalomjegyzk"/>
              <w:rPr>
                <w:ins w:id="1816" w:author="Gamerek Nonstop" w:date="2024-12-05T20:27:00Z"/>
              </w:rPr>
            </w:pPr>
            <w:ins w:id="1817" w:author="Nonstop Gamerek" w:date="2025-04-23T12:24:00Z">
              <w:r>
                <w:t xml:space="preserve"> </w:t>
              </w:r>
              <w:proofErr w:type="spellStart"/>
              <w:r>
                <w:t>Avaible</w:t>
              </w:r>
              <w:proofErr w:type="spellEnd"/>
              <w:r>
                <w:t xml:space="preserve">: </w:t>
              </w:r>
              <w:r w:rsidRPr="00EC0D75">
                <w:t>https://shorturl.at/c5OMh</w:t>
              </w:r>
            </w:ins>
            <w:ins w:id="1818" w:author="Gamerek Nonstop" w:date="2024-12-05T20:28:00Z">
              <w:del w:id="1819" w:author="Nonstop Gamerek" w:date="2025-04-23T12:24:00Z">
                <w:r w:rsidRPr="0044328F" w:rsidDel="00AA0954">
                  <w:rPr>
                    <w:noProof/>
                  </w:rPr>
                  <w:delText>Illéssy Miklós és Huszár Ákos "</w:delText>
                </w:r>
                <w:r w:rsidDel="00AA0954">
                  <w:delText xml:space="preserve"> </w:delText>
                </w:r>
                <w:r w:rsidRPr="0044328F" w:rsidDel="00AA0954">
                  <w:rPr>
                    <w:noProof/>
                  </w:rPr>
                  <w:delText>Technológiai fejlődés és munkaerőpiac: hogyan hat az automatizáció a munkahelyekre Magyarországon?"</w:delText>
                </w:r>
                <w:r w:rsidDel="00AA0954">
                  <w:rPr>
                    <w:noProof/>
                  </w:rPr>
                  <w:delText>, 2022</w:delText>
                </w:r>
              </w:del>
            </w:ins>
          </w:p>
        </w:tc>
      </w:tr>
      <w:tr w:rsidR="00AA0954" w14:paraId="78BC6306" w14:textId="77777777" w:rsidTr="00AA0954">
        <w:trPr>
          <w:divId w:val="1268612199"/>
          <w:trHeight w:val="888"/>
          <w:ins w:id="1820" w:author="Gamerek Nonstop" w:date="2024-12-05T20:27:00Z"/>
        </w:trPr>
        <w:tc>
          <w:tcPr>
            <w:tcW w:w="356" w:type="pct"/>
          </w:tcPr>
          <w:p w14:paraId="4B1E64CD" w14:textId="5ED18978" w:rsidR="00AA0954" w:rsidRDefault="00AA0954" w:rsidP="00AA0954">
            <w:pPr>
              <w:pStyle w:val="Irodalomjegyzk"/>
              <w:rPr>
                <w:ins w:id="1821" w:author="Gamerek Nonstop" w:date="2024-12-05T20:27:00Z"/>
                <w:noProof/>
              </w:rPr>
            </w:pPr>
            <w:ins w:id="1822" w:author="Gamerek Nonstop" w:date="2024-12-05T20:27:00Z">
              <w:r>
                <w:rPr>
                  <w:noProof/>
                </w:rPr>
                <w:t>[5]</w:t>
              </w:r>
            </w:ins>
          </w:p>
        </w:tc>
        <w:tc>
          <w:tcPr>
            <w:tcW w:w="0" w:type="auto"/>
          </w:tcPr>
          <w:p w14:paraId="680DE94F" w14:textId="334121BF" w:rsidR="00AA0954" w:rsidRDefault="00AA0954" w:rsidP="00AA0954">
            <w:pPr>
              <w:pStyle w:val="Irodalomjegyzk"/>
              <w:rPr>
                <w:ins w:id="1823" w:author="Gamerek Nonstop" w:date="2024-12-05T20:27:00Z"/>
              </w:rPr>
            </w:pPr>
            <w:ins w:id="1824" w:author="Nonstop Gamerek" w:date="2025-04-23T12:24:00Z">
              <w:r w:rsidRPr="0044328F">
                <w:rPr>
                  <w:noProof/>
                </w:rPr>
                <w:t>Illéssy Miklós és Huszár Ákos "</w:t>
              </w:r>
              <w:r>
                <w:t xml:space="preserve"> </w:t>
              </w:r>
              <w:r w:rsidRPr="0044328F">
                <w:rPr>
                  <w:noProof/>
                </w:rPr>
                <w:t>Technológiai fejlődés és munkaerőpiac: hogyan hat az automatizáció a munkahelyekre Magyarországon?"</w:t>
              </w:r>
              <w:r>
                <w:rPr>
                  <w:noProof/>
                </w:rPr>
                <w:t>, 2022</w:t>
              </w:r>
            </w:ins>
            <w:ins w:id="1825" w:author="Gamerek Nonstop" w:date="2024-12-05T20:28:00Z">
              <w:del w:id="1826" w:author="Nonstop Gamerek" w:date="2025-04-23T12:24:00Z">
                <w:r w:rsidDel="00AA0954">
                  <w:rPr>
                    <w:noProof/>
                  </w:rPr>
                  <w:delText xml:space="preserve">Központi Statisztikai Hivatal (KSH) 1.23 Digitális ismeretek statisztika [Online] Avaible: </w:delText>
                </w:r>
                <w:r w:rsidDel="00AA0954">
                  <w:delText>https://www.ksh.hu/ffi/1-23.html</w:delText>
                </w:r>
              </w:del>
            </w:ins>
          </w:p>
        </w:tc>
      </w:tr>
      <w:tr w:rsidR="00AA0954" w14:paraId="252D6C46" w14:textId="77777777" w:rsidTr="00AA0954">
        <w:trPr>
          <w:divId w:val="1268612199"/>
          <w:trHeight w:val="1334"/>
          <w:ins w:id="1827" w:author="Gamerek Nonstop" w:date="2024-12-05T21:38:00Z"/>
        </w:trPr>
        <w:tc>
          <w:tcPr>
            <w:tcW w:w="356" w:type="pct"/>
          </w:tcPr>
          <w:p w14:paraId="3379E7CB" w14:textId="02DCB6EF" w:rsidR="00AA0954" w:rsidRDefault="00AA0954" w:rsidP="00AA0954">
            <w:pPr>
              <w:pStyle w:val="Irodalomjegyzk"/>
              <w:rPr>
                <w:ins w:id="1828" w:author="Gamerek Nonstop" w:date="2024-12-05T21:38:00Z"/>
                <w:noProof/>
              </w:rPr>
            </w:pPr>
            <w:ins w:id="1829" w:author="Gamerek Nonstop" w:date="2024-12-05T21:39:00Z">
              <w:r>
                <w:rPr>
                  <w:noProof/>
                </w:rPr>
                <w:t>[6]</w:t>
              </w:r>
            </w:ins>
          </w:p>
        </w:tc>
        <w:tc>
          <w:tcPr>
            <w:tcW w:w="0" w:type="auto"/>
          </w:tcPr>
          <w:p w14:paraId="29D15844" w14:textId="64B87BC5" w:rsidR="00AA0954" w:rsidDel="00AA0954" w:rsidRDefault="00AA0954" w:rsidP="00AA0954">
            <w:pPr>
              <w:pStyle w:val="Irodalomjegyzk"/>
              <w:rPr>
                <w:ins w:id="1830" w:author="Gamerek Nonstop" w:date="2024-12-05T21:43:00Z"/>
                <w:del w:id="1831" w:author="Nonstop Gamerek" w:date="2025-04-23T12:24:00Z"/>
                <w:noProof/>
              </w:rPr>
            </w:pPr>
            <w:ins w:id="1832" w:author="Nonstop Gamerek" w:date="2025-04-23T12:24:00Z">
              <w:r>
                <w:rPr>
                  <w:noProof/>
                </w:rPr>
                <w:t xml:space="preserve">Központi Statisztikai Hivatal (KSH) 1.23 Digitális ismeretek statisztika [Online] Avaible: </w:t>
              </w:r>
              <w:r>
                <w:t>https://www.ksh.hu/ffi/1-23.html</w:t>
              </w:r>
            </w:ins>
            <w:ins w:id="1833" w:author="Gamerek Nonstop" w:date="2024-12-05T21:40:00Z">
              <w:del w:id="1834" w:author="Nonstop Gamerek" w:date="2025-04-23T12:24:00Z">
                <w:r w:rsidDel="00AA0954">
                  <w:rPr>
                    <w:noProof/>
                  </w:rPr>
                  <w:delText>GameAce Game Studio, "</w:delText>
                </w:r>
                <w:r w:rsidRPr="00346258" w:rsidDel="00AA0954">
                  <w:rPr>
                    <w:noProof/>
                  </w:rPr>
                  <w:delText>Game Prototyping Essentials: Everything You Need to Know</w:delText>
                </w:r>
                <w:r w:rsidDel="00AA0954">
                  <w:rPr>
                    <w:noProof/>
                  </w:rPr>
                  <w:delText>", 2024</w:delText>
                </w:r>
              </w:del>
            </w:ins>
            <w:ins w:id="1835" w:author="Gamerek Nonstop" w:date="2024-12-05T21:43:00Z">
              <w:del w:id="1836" w:author="Nonstop Gamerek" w:date="2025-04-23T12:24:00Z">
                <w:r w:rsidDel="00AA0954">
                  <w:rPr>
                    <w:noProof/>
                  </w:rPr>
                  <w:delText xml:space="preserve"> [Online]</w:delText>
                </w:r>
              </w:del>
            </w:ins>
          </w:p>
          <w:p w14:paraId="66BE14B6" w14:textId="3030FA26" w:rsidR="00AA0954" w:rsidRPr="00C5547D" w:rsidRDefault="00AA0954">
            <w:pPr>
              <w:rPr>
                <w:ins w:id="1837" w:author="Gamerek Nonstop" w:date="2024-12-05T21:38:00Z"/>
                <w:rPrChange w:id="1838" w:author="Gamerek Nonstop" w:date="2024-12-05T21:43:00Z">
                  <w:rPr>
                    <w:ins w:id="1839" w:author="Gamerek Nonstop" w:date="2024-12-05T21:38:00Z"/>
                    <w:noProof/>
                  </w:rPr>
                </w:rPrChange>
              </w:rPr>
              <w:pPrChange w:id="1840" w:author="Gamerek Nonstop" w:date="2024-12-05T21:43:00Z">
                <w:pPr>
                  <w:pStyle w:val="Irodalomjegyzk"/>
                </w:pPr>
              </w:pPrChange>
            </w:pPr>
            <w:del w:id="1841" w:author="Nonstop Gamerek" w:date="2025-04-23T12:24:00Z">
              <w:r w:rsidDel="00AA0954">
                <w:delText>Avaible: https://game-ace.com/blog/game-prototyping/</w:delText>
              </w:r>
            </w:del>
          </w:p>
        </w:tc>
      </w:tr>
      <w:tr w:rsidR="00AA0954" w14:paraId="532D5DE4" w14:textId="77777777" w:rsidTr="00AA0954">
        <w:trPr>
          <w:divId w:val="1268612199"/>
          <w:trHeight w:val="1779"/>
          <w:ins w:id="1842" w:author="Gamerek Nonstop" w:date="2024-12-05T21:38:00Z"/>
        </w:trPr>
        <w:tc>
          <w:tcPr>
            <w:tcW w:w="356" w:type="pct"/>
          </w:tcPr>
          <w:p w14:paraId="5A9F9152" w14:textId="244AE691" w:rsidR="00AA0954" w:rsidRDefault="00AA0954" w:rsidP="00AA0954">
            <w:pPr>
              <w:pStyle w:val="Irodalomjegyzk"/>
              <w:rPr>
                <w:ins w:id="1843" w:author="Gamerek Nonstop" w:date="2024-12-05T21:38:00Z"/>
                <w:noProof/>
              </w:rPr>
            </w:pPr>
            <w:ins w:id="1844" w:author="Gamerek Nonstop" w:date="2024-12-05T21:39:00Z">
              <w:r>
                <w:rPr>
                  <w:noProof/>
                </w:rPr>
                <w:t>[7]</w:t>
              </w:r>
            </w:ins>
          </w:p>
        </w:tc>
        <w:tc>
          <w:tcPr>
            <w:tcW w:w="0" w:type="auto"/>
          </w:tcPr>
          <w:p w14:paraId="1471172D" w14:textId="6B40CD46" w:rsidR="00AA0954" w:rsidRDefault="00AA0954" w:rsidP="00AA0954">
            <w:pPr>
              <w:pStyle w:val="Irodalomjegyzk"/>
              <w:rPr>
                <w:ins w:id="1845" w:author="Nonstop Gamerek" w:date="2025-04-23T12:24:00Z"/>
                <w:noProof/>
              </w:rPr>
            </w:pPr>
            <w:ins w:id="1846" w:author="Nonstop Gamerek" w:date="2025-04-23T12:24:00Z">
              <w:r>
                <w:rPr>
                  <w:noProof/>
                </w:rPr>
                <w:t>GameAce Game Studio, "</w:t>
              </w:r>
              <w:r w:rsidRPr="00346258">
                <w:rPr>
                  <w:noProof/>
                </w:rPr>
                <w:t>Game Prototyping Essentials: Everything You Need to Know</w:t>
              </w:r>
              <w:r>
                <w:rPr>
                  <w:noProof/>
                </w:rPr>
                <w:t>"</w:t>
              </w:r>
            </w:ins>
            <w:ins w:id="1847" w:author="Nonstop Gamerek" w:date="2025-04-25T14:14:00Z">
              <w:r w:rsidR="00A05DF0">
                <w:rPr>
                  <w:noProof/>
                </w:rPr>
                <w:t>7</w:t>
              </w:r>
            </w:ins>
            <w:ins w:id="1848" w:author="Nonstop Gamerek" w:date="2025-04-23T12:24:00Z">
              <w:r>
                <w:rPr>
                  <w:noProof/>
                </w:rPr>
                <w:t>, 2024 [Online]</w:t>
              </w:r>
            </w:ins>
          </w:p>
          <w:p w14:paraId="74FFB339" w14:textId="5192CE52" w:rsidR="00AA0954" w:rsidDel="00AA0954" w:rsidRDefault="00AA0954" w:rsidP="00AA0954">
            <w:pPr>
              <w:pStyle w:val="Irodalomjegyzk"/>
              <w:rPr>
                <w:ins w:id="1849" w:author="Gamerek Nonstop" w:date="2024-12-05T21:43:00Z"/>
                <w:del w:id="1850" w:author="Nonstop Gamerek" w:date="2025-04-23T12:24:00Z"/>
                <w:noProof/>
              </w:rPr>
            </w:pPr>
            <w:proofErr w:type="spellStart"/>
            <w:ins w:id="1851" w:author="Nonstop Gamerek" w:date="2025-04-23T12:24:00Z">
              <w:r>
                <w:t>Avaible</w:t>
              </w:r>
              <w:proofErr w:type="spellEnd"/>
              <w:r>
                <w:t>: https://game-ace.com/blog/game-prototyping/</w:t>
              </w:r>
            </w:ins>
            <w:ins w:id="1852" w:author="Gamerek Nonstop" w:date="2024-12-05T21:41:00Z">
              <w:del w:id="1853" w:author="Nonstop Gamerek" w:date="2025-04-23T12:24:00Z">
                <w:r w:rsidRPr="00346258" w:rsidDel="00AA0954">
                  <w:rPr>
                    <w:noProof/>
                  </w:rPr>
                  <w:delText>Yuriy Denisyuk</w:delText>
                </w:r>
                <w:r w:rsidDel="00AA0954">
                  <w:rPr>
                    <w:noProof/>
                  </w:rPr>
                  <w:delText xml:space="preserve">, Pingle </w:delText>
                </w:r>
              </w:del>
            </w:ins>
            <w:ins w:id="1854" w:author="Gamerek Nonstop" w:date="2024-12-05T21:42:00Z">
              <w:del w:id="1855" w:author="Nonstop Gamerek" w:date="2025-04-23T12:24:00Z">
                <w:r w:rsidDel="00AA0954">
                  <w:rPr>
                    <w:noProof/>
                  </w:rPr>
                  <w:delText xml:space="preserve">global </w:delText>
                </w:r>
              </w:del>
            </w:ins>
            <w:ins w:id="1856" w:author="Gamerek Nonstop" w:date="2024-12-05T21:41:00Z">
              <w:del w:id="1857" w:author="Nonstop Gamerek" w:date="2025-04-23T12:24:00Z">
                <w:r w:rsidDel="00AA0954">
                  <w:rPr>
                    <w:noProof/>
                  </w:rPr>
                  <w:delText xml:space="preserve">game development partner, </w:delText>
                </w:r>
              </w:del>
            </w:ins>
            <w:ins w:id="1858" w:author="Gamerek Nonstop" w:date="2024-12-05T21:42:00Z">
              <w:del w:id="1859" w:author="Nonstop Gamerek" w:date="2025-04-23T12:24:00Z">
                <w:r w:rsidDel="00AA0954">
                  <w:rPr>
                    <w:noProof/>
                  </w:rPr>
                  <w:delText>"</w:delText>
                </w:r>
                <w:r w:rsidDel="00AA0954">
                  <w:delText xml:space="preserve"> </w:delText>
                </w:r>
                <w:r w:rsidRPr="00346258" w:rsidDel="00AA0954">
                  <w:rPr>
                    <w:noProof/>
                  </w:rPr>
                  <w:delText>Why is prototyping important for the game development process?</w:delText>
                </w:r>
                <w:r w:rsidDel="00AA0954">
                  <w:rPr>
                    <w:noProof/>
                  </w:rPr>
                  <w:delText>", 2023</w:delText>
                </w:r>
              </w:del>
            </w:ins>
            <w:ins w:id="1860" w:author="Gamerek Nonstop" w:date="2024-12-05T21:43:00Z">
              <w:del w:id="1861" w:author="Nonstop Gamerek" w:date="2025-04-23T12:24:00Z">
                <w:r w:rsidDel="00AA0954">
                  <w:rPr>
                    <w:noProof/>
                  </w:rPr>
                  <w:delText xml:space="preserve"> [Online]</w:delText>
                </w:r>
              </w:del>
            </w:ins>
          </w:p>
          <w:p w14:paraId="3696D31A" w14:textId="128E3227" w:rsidR="00AA0954" w:rsidRPr="00C5547D" w:rsidRDefault="00AA0954">
            <w:pPr>
              <w:rPr>
                <w:ins w:id="1862" w:author="Gamerek Nonstop" w:date="2024-12-05T21:38:00Z"/>
                <w:rPrChange w:id="1863" w:author="Gamerek Nonstop" w:date="2024-12-05T21:43:00Z">
                  <w:rPr>
                    <w:ins w:id="1864" w:author="Gamerek Nonstop" w:date="2024-12-05T21:38:00Z"/>
                    <w:noProof/>
                  </w:rPr>
                </w:rPrChange>
              </w:rPr>
              <w:pPrChange w:id="1865" w:author="Gamerek Nonstop" w:date="2024-12-05T21:43:00Z">
                <w:pPr>
                  <w:pStyle w:val="Irodalomjegyzk"/>
                </w:pPr>
              </w:pPrChange>
            </w:pPr>
            <w:ins w:id="1866" w:author="Gamerek Nonstop" w:date="2024-12-05T21:44:00Z">
              <w:del w:id="1867" w:author="Nonstop Gamerek" w:date="2025-04-23T12:24:00Z">
                <w:r w:rsidDel="00AA0954">
                  <w:delText>Avaible:</w:delText>
                </w:r>
              </w:del>
            </w:ins>
            <w:del w:id="1868" w:author="Nonstop Gamerek" w:date="2025-04-23T12:24:00Z">
              <w:r w:rsidDel="00AA0954">
                <w:delText xml:space="preserve"> </w:delText>
              </w:r>
            </w:del>
            <w:ins w:id="1869" w:author="Gamerek Nonstop" w:date="2024-12-05T21:44:00Z">
              <w:del w:id="1870" w:author="Nonstop Gamerek" w:date="2025-04-23T12:24:00Z">
                <w:r w:rsidRPr="00C5547D" w:rsidDel="00AA0954">
                  <w:delText>https://pinglestudio.com/blog/full-cycle-development/game-prototyping</w:delText>
                </w:r>
              </w:del>
            </w:ins>
          </w:p>
        </w:tc>
      </w:tr>
      <w:tr w:rsidR="00AA0954" w14:paraId="28AB4680" w14:textId="77777777" w:rsidTr="00AA0954">
        <w:trPr>
          <w:divId w:val="1268612199"/>
          <w:trHeight w:val="1273"/>
        </w:trPr>
        <w:tc>
          <w:tcPr>
            <w:tcW w:w="356" w:type="pct"/>
          </w:tcPr>
          <w:p w14:paraId="366B7279" w14:textId="27F14BDC" w:rsidR="00AA0954" w:rsidRDefault="00AA0954" w:rsidP="00AA0954">
            <w:pPr>
              <w:pStyle w:val="Irodalomjegyzk"/>
              <w:rPr>
                <w:noProof/>
              </w:rPr>
            </w:pPr>
            <w:r>
              <w:rPr>
                <w:noProof/>
              </w:rPr>
              <w:t>[8]</w:t>
            </w:r>
          </w:p>
        </w:tc>
        <w:tc>
          <w:tcPr>
            <w:tcW w:w="0" w:type="auto"/>
          </w:tcPr>
          <w:p w14:paraId="080209BE" w14:textId="77777777" w:rsidR="00AA0954" w:rsidRDefault="00AA0954" w:rsidP="00AA0954">
            <w:pPr>
              <w:pStyle w:val="Irodalomjegyzk"/>
              <w:rPr>
                <w:ins w:id="1871" w:author="Nonstop Gamerek" w:date="2025-04-23T12:24:00Z"/>
                <w:noProof/>
              </w:rPr>
            </w:pPr>
            <w:ins w:id="1872" w:author="Nonstop Gamerek" w:date="2025-04-23T12:24:00Z">
              <w:r w:rsidRPr="00346258">
                <w:rPr>
                  <w:noProof/>
                </w:rPr>
                <w:t>Yuriy Denisyuk</w:t>
              </w:r>
              <w:r>
                <w:rPr>
                  <w:noProof/>
                </w:rPr>
                <w:t>, Pingle global game development partner, "</w:t>
              </w:r>
              <w:r>
                <w:t xml:space="preserve"> </w:t>
              </w:r>
              <w:r w:rsidRPr="00346258">
                <w:rPr>
                  <w:noProof/>
                </w:rPr>
                <w:t>Why is prototyping important for the game development process?</w:t>
              </w:r>
              <w:r>
                <w:rPr>
                  <w:noProof/>
                </w:rPr>
                <w:t>", 2023 [Online]</w:t>
              </w:r>
            </w:ins>
          </w:p>
          <w:p w14:paraId="41A547B0" w14:textId="513C6B5B" w:rsidR="00AA0954" w:rsidDel="00AA0954" w:rsidRDefault="00AA0954" w:rsidP="00AA0954">
            <w:pPr>
              <w:pStyle w:val="Irodalomjegyzk"/>
              <w:rPr>
                <w:del w:id="1873" w:author="Nonstop Gamerek" w:date="2025-04-23T12:24:00Z"/>
              </w:rPr>
            </w:pPr>
            <w:proofErr w:type="spellStart"/>
            <w:ins w:id="1874" w:author="Nonstop Gamerek" w:date="2025-04-23T12:24:00Z">
              <w:r>
                <w:t>Avaible</w:t>
              </w:r>
              <w:proofErr w:type="spellEnd"/>
              <w:r>
                <w:t xml:space="preserve">: </w:t>
              </w:r>
              <w:r w:rsidRPr="00C5547D">
                <w:t>https://pinglestudio.com/blog/full-cycle-development/game-prototyping</w:t>
              </w:r>
            </w:ins>
            <w:del w:id="1875" w:author="Nonstop Gamerek" w:date="2025-04-23T12:24:00Z">
              <w:r w:rsidDel="00AA0954">
                <w:delText>Fact Monster, "Simon Says," 2024. [Online].</w:delText>
              </w:r>
            </w:del>
          </w:p>
          <w:p w14:paraId="53135B88" w14:textId="51C58C7C" w:rsidR="00AA0954" w:rsidRPr="00346258" w:rsidRDefault="00AA0954" w:rsidP="00AA0954">
            <w:pPr>
              <w:pStyle w:val="Irodalomjegyzk"/>
              <w:rPr>
                <w:noProof/>
              </w:rPr>
            </w:pPr>
            <w:del w:id="1876" w:author="Nonstop Gamerek" w:date="2025-04-23T12:24:00Z">
              <w:r w:rsidDel="00AA0954">
                <w:delText xml:space="preserve"> Available: </w:delText>
              </w:r>
              <w:r w:rsidDel="00AA0954">
                <w:fldChar w:fldCharType="begin"/>
              </w:r>
              <w:r w:rsidDel="00AA0954">
                <w:delInstrText xml:space="preserve"> HYPERLINK "https://www.factmonster.com/games/simonsays" \t "_new" </w:delInstrText>
              </w:r>
              <w:r w:rsidDel="00AA0954">
                <w:fldChar w:fldCharType="separate"/>
              </w:r>
              <w:r w:rsidDel="00AA0954">
                <w:rPr>
                  <w:rStyle w:val="Hiperhivatkozs"/>
                </w:rPr>
                <w:delText>https://www.factmonster.com/games/simonsays</w:delText>
              </w:r>
              <w:r w:rsidDel="00AA0954">
                <w:rPr>
                  <w:rStyle w:val="Hiperhivatkozs"/>
                </w:rPr>
                <w:fldChar w:fldCharType="end"/>
              </w:r>
            </w:del>
          </w:p>
        </w:tc>
      </w:tr>
      <w:tr w:rsidR="00AA0954" w14:paraId="748C3CB0" w14:textId="77777777" w:rsidTr="00AA0954">
        <w:trPr>
          <w:divId w:val="1268612199"/>
          <w:trHeight w:val="1779"/>
        </w:trPr>
        <w:tc>
          <w:tcPr>
            <w:tcW w:w="356" w:type="pct"/>
          </w:tcPr>
          <w:p w14:paraId="4DBC6B06" w14:textId="35D8C24E" w:rsidR="00AA0954" w:rsidRDefault="00AA0954" w:rsidP="00AA0954">
            <w:pPr>
              <w:pStyle w:val="Irodalomjegyzk"/>
              <w:rPr>
                <w:noProof/>
              </w:rPr>
            </w:pPr>
            <w:r>
              <w:rPr>
                <w:noProof/>
              </w:rPr>
              <w:t>[9]</w:t>
            </w:r>
          </w:p>
        </w:tc>
        <w:tc>
          <w:tcPr>
            <w:tcW w:w="0" w:type="auto"/>
          </w:tcPr>
          <w:p w14:paraId="15EF57C8" w14:textId="77777777" w:rsidR="00AA0954" w:rsidRDefault="00AA0954" w:rsidP="00AA0954">
            <w:pPr>
              <w:pStyle w:val="Irodalomjegyzk"/>
              <w:rPr>
                <w:ins w:id="1877" w:author="Nonstop Gamerek" w:date="2025-04-23T12:24:00Z"/>
              </w:rPr>
            </w:pPr>
            <w:proofErr w:type="spellStart"/>
            <w:ins w:id="1878" w:author="Nonstop Gamerek" w:date="2025-04-23T12:24:00Z">
              <w:r>
                <w:t>Fact</w:t>
              </w:r>
              <w:proofErr w:type="spellEnd"/>
              <w:r>
                <w:t xml:space="preserve"> </w:t>
              </w:r>
              <w:proofErr w:type="spellStart"/>
              <w:r>
                <w:t>Monster</w:t>
              </w:r>
              <w:proofErr w:type="spellEnd"/>
              <w:r>
                <w:t xml:space="preserve">, "Simon </w:t>
              </w:r>
              <w:proofErr w:type="spellStart"/>
              <w:r>
                <w:t>Says</w:t>
              </w:r>
              <w:proofErr w:type="spellEnd"/>
              <w:r>
                <w:t>," 2024. [Online].</w:t>
              </w:r>
            </w:ins>
          </w:p>
          <w:p w14:paraId="512CCEB8" w14:textId="1A073F58" w:rsidR="00AA0954" w:rsidDel="00AA0954" w:rsidRDefault="00AA0954" w:rsidP="00AA0954">
            <w:pPr>
              <w:pStyle w:val="Irodalomjegyzk"/>
              <w:rPr>
                <w:del w:id="1879" w:author="Nonstop Gamerek" w:date="2025-04-23T12:24:00Z"/>
              </w:rPr>
            </w:pPr>
            <w:ins w:id="1880" w:author="Nonstop Gamerek" w:date="2025-04-23T12:24:00Z">
              <w:r>
                <w:t xml:space="preserve"> </w:t>
              </w:r>
              <w:proofErr w:type="spellStart"/>
              <w:r>
                <w:t>Available</w:t>
              </w:r>
              <w:proofErr w:type="spellEnd"/>
              <w:r>
                <w:t xml:space="preserve">: </w:t>
              </w:r>
              <w:r>
                <w:fldChar w:fldCharType="begin"/>
              </w:r>
              <w:r>
                <w:instrText xml:space="preserve"> HYPERLINK "https://www.factmonster.com/games/simonsays" \t "_new" </w:instrText>
              </w:r>
              <w:r>
                <w:fldChar w:fldCharType="separate"/>
              </w:r>
              <w:r>
                <w:rPr>
                  <w:rStyle w:val="Hiperhivatkozs"/>
                </w:rPr>
                <w:t>https://www.factmonster.com/games/simonsays</w:t>
              </w:r>
              <w:r>
                <w:rPr>
                  <w:rStyle w:val="Hiperhivatkozs"/>
                </w:rPr>
                <w:fldChar w:fldCharType="end"/>
              </w:r>
            </w:ins>
            <w:del w:id="1881" w:author="Nonstop Gamerek" w:date="2025-04-23T12:24:00Z">
              <w:r w:rsidDel="00AA0954">
                <w:delText xml:space="preserve">E. K. Michael and D. A. Balota, "Simon says: Reliability and the role of working memory and attentional control in the Simon task," </w:delText>
              </w:r>
              <w:r w:rsidDel="00AA0954">
                <w:rPr>
                  <w:rStyle w:val="Kiemels"/>
                </w:rPr>
                <w:delText>Journal of Experimental Psychology: Learning, Memory, and Cognition</w:delText>
              </w:r>
              <w:r w:rsidDel="00AA0954">
                <w:delText>, vol. 38, no. 6, pp. 1637–1651, 2012. [Online].</w:delText>
              </w:r>
            </w:del>
          </w:p>
          <w:p w14:paraId="5062ACCE" w14:textId="5E3CDBB5" w:rsidR="00AA0954" w:rsidRPr="00346258" w:rsidRDefault="00AA0954" w:rsidP="00AA0954">
            <w:pPr>
              <w:pStyle w:val="Irodalomjegyzk"/>
              <w:rPr>
                <w:noProof/>
              </w:rPr>
            </w:pPr>
            <w:del w:id="1882" w:author="Nonstop Gamerek" w:date="2025-04-23T12:24:00Z">
              <w:r w:rsidDel="00AA0954">
                <w:delText xml:space="preserve"> Available: https://doi.org/10.1037/a0029143</w:delText>
              </w:r>
            </w:del>
          </w:p>
        </w:tc>
      </w:tr>
      <w:tr w:rsidR="00AA0954" w14:paraId="0D90D08D" w14:textId="77777777" w:rsidTr="00AA0954">
        <w:trPr>
          <w:divId w:val="1268612199"/>
          <w:trHeight w:val="1779"/>
        </w:trPr>
        <w:tc>
          <w:tcPr>
            <w:tcW w:w="356" w:type="pct"/>
          </w:tcPr>
          <w:p w14:paraId="430134AF" w14:textId="32E91A1E" w:rsidR="00AA0954" w:rsidRDefault="00AA0954" w:rsidP="00AA0954">
            <w:pPr>
              <w:pStyle w:val="Irodalomjegyzk"/>
              <w:rPr>
                <w:noProof/>
              </w:rPr>
            </w:pPr>
            <w:r>
              <w:rPr>
                <w:noProof/>
              </w:rPr>
              <w:lastRenderedPageBreak/>
              <w:t>[10]</w:t>
            </w:r>
          </w:p>
        </w:tc>
        <w:tc>
          <w:tcPr>
            <w:tcW w:w="0" w:type="auto"/>
          </w:tcPr>
          <w:p w14:paraId="2315C27A" w14:textId="77777777" w:rsidR="00AA0954" w:rsidRDefault="00AA0954" w:rsidP="00AA0954">
            <w:pPr>
              <w:pStyle w:val="Irodalomjegyzk"/>
              <w:rPr>
                <w:ins w:id="1883" w:author="Nonstop Gamerek" w:date="2025-04-23T12:24:00Z"/>
              </w:rPr>
            </w:pPr>
            <w:ins w:id="1884" w:author="Nonstop Gamerek" w:date="2025-04-23T12:24:00Z">
              <w:r>
                <w:t xml:space="preserve">E. K. Michael and D. A. </w:t>
              </w:r>
              <w:proofErr w:type="spellStart"/>
              <w:r>
                <w:t>Balota</w:t>
              </w:r>
              <w:proofErr w:type="spellEnd"/>
              <w:r>
                <w:t xml:space="preserve">, "Simon </w:t>
              </w:r>
              <w:proofErr w:type="spellStart"/>
              <w:r>
                <w:t>says</w:t>
              </w:r>
              <w:proofErr w:type="spellEnd"/>
              <w:r>
                <w:t xml:space="preserve">: </w:t>
              </w:r>
              <w:proofErr w:type="spellStart"/>
              <w:r>
                <w:t>Reliability</w:t>
              </w:r>
              <w:proofErr w:type="spellEnd"/>
              <w:r>
                <w:t xml:space="preserve"> and </w:t>
              </w:r>
              <w:proofErr w:type="spellStart"/>
              <w:r>
                <w:t>the</w:t>
              </w:r>
              <w:proofErr w:type="spellEnd"/>
              <w:r>
                <w:t xml:space="preserve"> </w:t>
              </w:r>
              <w:proofErr w:type="spellStart"/>
              <w:r>
                <w:t>role</w:t>
              </w:r>
              <w:proofErr w:type="spellEnd"/>
              <w:r>
                <w:t xml:space="preserve"> of </w:t>
              </w:r>
              <w:proofErr w:type="spellStart"/>
              <w:r>
                <w:t>working</w:t>
              </w:r>
              <w:proofErr w:type="spellEnd"/>
              <w:r>
                <w:t xml:space="preserve"> </w:t>
              </w:r>
              <w:proofErr w:type="spellStart"/>
              <w:r>
                <w:t>memory</w:t>
              </w:r>
              <w:proofErr w:type="spellEnd"/>
              <w:r>
                <w:t xml:space="preserve"> and </w:t>
              </w:r>
              <w:proofErr w:type="spellStart"/>
              <w:r>
                <w:t>attentional</w:t>
              </w:r>
              <w:proofErr w:type="spellEnd"/>
              <w:r>
                <w:t xml:space="preserve"> </w:t>
              </w:r>
              <w:proofErr w:type="spellStart"/>
              <w:r>
                <w:t>control</w:t>
              </w:r>
              <w:proofErr w:type="spellEnd"/>
              <w:r>
                <w:t xml:space="preserve"> in </w:t>
              </w:r>
              <w:proofErr w:type="spellStart"/>
              <w:r>
                <w:t>the</w:t>
              </w:r>
              <w:proofErr w:type="spellEnd"/>
              <w:r>
                <w:t xml:space="preserve"> Simon </w:t>
              </w:r>
              <w:proofErr w:type="spellStart"/>
              <w:r>
                <w:t>task</w:t>
              </w:r>
              <w:proofErr w:type="spellEnd"/>
              <w:r>
                <w:t xml:space="preserve">," </w:t>
              </w:r>
              <w:r>
                <w:rPr>
                  <w:rStyle w:val="Kiemels"/>
                </w:rPr>
                <w:t xml:space="preserve">Journal of </w:t>
              </w:r>
              <w:proofErr w:type="spellStart"/>
              <w:r>
                <w:rPr>
                  <w:rStyle w:val="Kiemels"/>
                </w:rPr>
                <w:t>Experimental</w:t>
              </w:r>
              <w:proofErr w:type="spellEnd"/>
              <w:r>
                <w:rPr>
                  <w:rStyle w:val="Kiemels"/>
                </w:rPr>
                <w:t xml:space="preserve"> </w:t>
              </w:r>
              <w:proofErr w:type="spellStart"/>
              <w:r>
                <w:rPr>
                  <w:rStyle w:val="Kiemels"/>
                </w:rPr>
                <w:t>Psychology</w:t>
              </w:r>
              <w:proofErr w:type="spellEnd"/>
              <w:r>
                <w:rPr>
                  <w:rStyle w:val="Kiemels"/>
                </w:rPr>
                <w:t xml:space="preserve">: </w:t>
              </w:r>
              <w:proofErr w:type="spellStart"/>
              <w:r>
                <w:rPr>
                  <w:rStyle w:val="Kiemels"/>
                </w:rPr>
                <w:t>Learning</w:t>
              </w:r>
              <w:proofErr w:type="spellEnd"/>
              <w:r>
                <w:rPr>
                  <w:rStyle w:val="Kiemels"/>
                </w:rPr>
                <w:t xml:space="preserve">, </w:t>
              </w:r>
              <w:proofErr w:type="spellStart"/>
              <w:r>
                <w:rPr>
                  <w:rStyle w:val="Kiemels"/>
                </w:rPr>
                <w:t>Memory</w:t>
              </w:r>
              <w:proofErr w:type="spellEnd"/>
              <w:r>
                <w:rPr>
                  <w:rStyle w:val="Kiemels"/>
                </w:rPr>
                <w:t xml:space="preserve">, and </w:t>
              </w:r>
              <w:proofErr w:type="spellStart"/>
              <w:r>
                <w:rPr>
                  <w:rStyle w:val="Kiemels"/>
                </w:rPr>
                <w:t>Cognition</w:t>
              </w:r>
              <w:proofErr w:type="spellEnd"/>
              <w:r>
                <w:t xml:space="preserve">, </w:t>
              </w:r>
              <w:proofErr w:type="spellStart"/>
              <w:r>
                <w:t>vol</w:t>
              </w:r>
              <w:proofErr w:type="spellEnd"/>
              <w:r>
                <w:t>. 38, no. 6, pp. 1637–1651, 2012. [Online].</w:t>
              </w:r>
            </w:ins>
          </w:p>
          <w:p w14:paraId="37AC5493" w14:textId="14D27BF1" w:rsidR="00AA0954" w:rsidDel="00AA0954" w:rsidRDefault="00AA0954" w:rsidP="00AA0954">
            <w:pPr>
              <w:pStyle w:val="Irodalomjegyzk"/>
              <w:rPr>
                <w:del w:id="1885" w:author="Nonstop Gamerek" w:date="2025-04-23T12:24:00Z"/>
                <w:noProof/>
              </w:rPr>
            </w:pPr>
            <w:ins w:id="1886" w:author="Nonstop Gamerek" w:date="2025-04-23T12:24:00Z">
              <w:r>
                <w:t xml:space="preserve"> </w:t>
              </w:r>
              <w:proofErr w:type="spellStart"/>
              <w:r>
                <w:t>Available</w:t>
              </w:r>
              <w:proofErr w:type="spellEnd"/>
              <w:r>
                <w:t>: https://doi.org/10.1037/a0029143</w:t>
              </w:r>
            </w:ins>
            <w:del w:id="1887" w:author="Nonstop Gamerek" w:date="2025-04-23T12:24:00Z">
              <w:r w:rsidRPr="00601549" w:rsidDel="00AA0954">
                <w:rPr>
                  <w:noProof/>
                </w:rPr>
                <w:delText>C. Wang, X. Liu, J. Liu, and B. Wang, "The link between parent–child relationship and learning engagement among adolescents: The chain mediating roles of learning motivation and academic self-efficacy," Frontiers in Education, vol. 7, 2022.[Online].</w:delText>
              </w:r>
            </w:del>
          </w:p>
          <w:p w14:paraId="204EE416" w14:textId="3AFBC62F" w:rsidR="00AA0954" w:rsidRPr="00346258" w:rsidRDefault="00AA0954" w:rsidP="00AA0954">
            <w:pPr>
              <w:pStyle w:val="Irodalomjegyzk"/>
              <w:rPr>
                <w:noProof/>
              </w:rPr>
            </w:pPr>
            <w:del w:id="1888" w:author="Nonstop Gamerek" w:date="2025-04-23T12:24:00Z">
              <w:r w:rsidRPr="00601549" w:rsidDel="00AA0954">
                <w:rPr>
                  <w:noProof/>
                </w:rPr>
                <w:delText>Available: https://www.frontiersin.org/articles/10.3389/feduc.2022.854549/full</w:delText>
              </w:r>
            </w:del>
          </w:p>
        </w:tc>
      </w:tr>
      <w:tr w:rsidR="00AA0954" w14:paraId="2A7EE50A" w14:textId="77777777" w:rsidTr="00AA0954">
        <w:trPr>
          <w:divId w:val="1268612199"/>
          <w:trHeight w:val="1779"/>
        </w:trPr>
        <w:tc>
          <w:tcPr>
            <w:tcW w:w="356" w:type="pct"/>
          </w:tcPr>
          <w:p w14:paraId="079D5950" w14:textId="69757E99" w:rsidR="00AA0954" w:rsidRDefault="00AA0954" w:rsidP="00AA0954">
            <w:pPr>
              <w:pStyle w:val="Irodalomjegyzk"/>
              <w:rPr>
                <w:noProof/>
              </w:rPr>
            </w:pPr>
            <w:r>
              <w:rPr>
                <w:noProof/>
              </w:rPr>
              <w:t>[11]</w:t>
            </w:r>
          </w:p>
        </w:tc>
        <w:tc>
          <w:tcPr>
            <w:tcW w:w="0" w:type="auto"/>
          </w:tcPr>
          <w:p w14:paraId="69E99A2D" w14:textId="77777777" w:rsidR="00AA0954" w:rsidRDefault="00AA0954" w:rsidP="00AA0954">
            <w:pPr>
              <w:pStyle w:val="Irodalomjegyzk"/>
              <w:rPr>
                <w:ins w:id="1889" w:author="Nonstop Gamerek" w:date="2025-04-23T12:24:00Z"/>
                <w:noProof/>
              </w:rPr>
            </w:pPr>
            <w:ins w:id="1890" w:author="Nonstop Gamerek" w:date="2025-04-23T12:24:00Z">
              <w:r w:rsidRPr="00601549">
                <w:rPr>
                  <w:noProof/>
                </w:rPr>
                <w:t>C. Wang, X. Liu, J. Liu, and B. Wang, "The link between parent–child relationship and learning engagement among adolescents: The chain mediating roles of learning motivation and academic self-efficacy," Frontiers in Education, vol. 7, 2022.[Online].</w:t>
              </w:r>
            </w:ins>
          </w:p>
          <w:p w14:paraId="26917AC3" w14:textId="41CC9115" w:rsidR="00AA0954" w:rsidDel="00AA0954" w:rsidRDefault="00AA0954" w:rsidP="00AA0954">
            <w:pPr>
              <w:pStyle w:val="Irodalomjegyzk"/>
              <w:rPr>
                <w:del w:id="1891" w:author="Nonstop Gamerek" w:date="2025-04-23T12:24:00Z"/>
                <w:noProof/>
              </w:rPr>
            </w:pPr>
            <w:ins w:id="1892" w:author="Nonstop Gamerek" w:date="2025-04-23T12:24:00Z">
              <w:r w:rsidRPr="00601549">
                <w:rPr>
                  <w:noProof/>
                </w:rPr>
                <w:t>Available: https://www.frontiersin.org/articles/10.3389/feduc.2022.854549/full</w:t>
              </w:r>
            </w:ins>
            <w:del w:id="1893" w:author="Nonstop Gamerek" w:date="2025-04-23T12:24:00Z">
              <w:r w:rsidRPr="00AD12C4" w:rsidDel="00AA0954">
                <w:rPr>
                  <w:noProof/>
                </w:rPr>
                <w:delText>L. E. Jarrott and C. Smith, "Implementing reverse mentoring to address social isolation among older adults," Journal of Gerontological Social Work, vol. 61, no. 5,pp.513–525,2018.[Online].</w:delText>
              </w:r>
            </w:del>
          </w:p>
          <w:p w14:paraId="3A780C5B" w14:textId="2C50C781" w:rsidR="00AA0954" w:rsidRPr="00346258" w:rsidRDefault="00AA0954" w:rsidP="00AA0954">
            <w:pPr>
              <w:pStyle w:val="Irodalomjegyzk"/>
              <w:rPr>
                <w:noProof/>
              </w:rPr>
            </w:pPr>
            <w:del w:id="1894" w:author="Nonstop Gamerek" w:date="2025-04-23T12:24:00Z">
              <w:r w:rsidRPr="00AD12C4" w:rsidDel="00AA0954">
                <w:rPr>
                  <w:noProof/>
                </w:rPr>
                <w:delText>Available:</w:delText>
              </w:r>
              <w:r w:rsidDel="00AA0954">
                <w:rPr>
                  <w:noProof/>
                </w:rPr>
                <w:delText xml:space="preserve"> </w:delText>
              </w:r>
              <w:r w:rsidRPr="00AD12C4" w:rsidDel="00AA0954">
                <w:rPr>
                  <w:noProof/>
                </w:rPr>
                <w:delText>https://www.tandfonline.com/doi/abs/10.1080/01634372.2018.1448030</w:delText>
              </w:r>
            </w:del>
          </w:p>
        </w:tc>
      </w:tr>
      <w:tr w:rsidR="00AA0954" w14:paraId="67F7E8F0" w14:textId="77777777" w:rsidTr="00AA0954">
        <w:trPr>
          <w:divId w:val="1268612199"/>
          <w:trHeight w:val="1779"/>
        </w:trPr>
        <w:tc>
          <w:tcPr>
            <w:tcW w:w="356" w:type="pct"/>
          </w:tcPr>
          <w:p w14:paraId="61256C46" w14:textId="72FF1440" w:rsidR="00AA0954" w:rsidRDefault="00AA0954" w:rsidP="00AA0954">
            <w:pPr>
              <w:pStyle w:val="Irodalomjegyzk"/>
              <w:rPr>
                <w:noProof/>
              </w:rPr>
            </w:pPr>
            <w:r>
              <w:rPr>
                <w:noProof/>
              </w:rPr>
              <w:t>[12]</w:t>
            </w:r>
          </w:p>
        </w:tc>
        <w:tc>
          <w:tcPr>
            <w:tcW w:w="0" w:type="auto"/>
          </w:tcPr>
          <w:p w14:paraId="5FE69936" w14:textId="77777777" w:rsidR="00AA0954" w:rsidRDefault="00AA0954" w:rsidP="00AA0954">
            <w:pPr>
              <w:pStyle w:val="Irodalomjegyzk"/>
              <w:rPr>
                <w:ins w:id="1895" w:author="Nonstop Gamerek" w:date="2025-04-23T12:24:00Z"/>
                <w:noProof/>
              </w:rPr>
            </w:pPr>
            <w:ins w:id="1896" w:author="Nonstop Gamerek" w:date="2025-04-23T12:24:00Z">
              <w:r w:rsidRPr="00AD12C4">
                <w:rPr>
                  <w:noProof/>
                </w:rPr>
                <w:t>L. E. Jarrott and C. Smith, "Implementing reverse mentoring to address social isolation among older adults," Journal of Gerontological Social Work, vol. 61, no. 5,pp.513–525,2018.[Online].</w:t>
              </w:r>
            </w:ins>
          </w:p>
          <w:p w14:paraId="73B7A9BF" w14:textId="2C908A81" w:rsidR="00AA0954" w:rsidRPr="00346258" w:rsidRDefault="00AA0954" w:rsidP="00AA0954">
            <w:pPr>
              <w:pStyle w:val="Irodalomjegyzk"/>
              <w:rPr>
                <w:noProof/>
              </w:rPr>
            </w:pPr>
            <w:ins w:id="1897" w:author="Nonstop Gamerek" w:date="2025-04-23T12:24:00Z">
              <w:r w:rsidRPr="00AD12C4">
                <w:rPr>
                  <w:noProof/>
                </w:rPr>
                <w:t>Available:</w:t>
              </w:r>
              <w:r>
                <w:rPr>
                  <w:noProof/>
                </w:rPr>
                <w:t xml:space="preserve"> </w:t>
              </w:r>
              <w:r w:rsidRPr="00AD12C4">
                <w:rPr>
                  <w:noProof/>
                </w:rPr>
                <w:t>https://www.tandfonline.com/doi/abs/10.1080/01634372.2018.1448030</w:t>
              </w:r>
            </w:ins>
            <w:del w:id="1898" w:author="Nonstop Gamerek" w:date="2025-04-23T12:24:00Z">
              <w:r w:rsidDel="00AA0954">
                <w:delText xml:space="preserve">L. Konzack, "Pan European game information (PEGI) system," in </w:delText>
              </w:r>
              <w:r w:rsidDel="00AA0954">
                <w:rPr>
                  <w:rStyle w:val="Kiemels"/>
                </w:rPr>
                <w:delText>Encyclopedia of Video Games: The Culture, Technology, and Art of Gaming</w:delText>
              </w:r>
              <w:r w:rsidDel="00AA0954">
                <w:delText>, vol. 2, pp. 474–476, 2012.</w:delText>
              </w:r>
            </w:del>
          </w:p>
        </w:tc>
      </w:tr>
      <w:tr w:rsidR="00AA0954" w14:paraId="18C7C7EC" w14:textId="77777777" w:rsidTr="00AA0954">
        <w:trPr>
          <w:divId w:val="1268612199"/>
          <w:trHeight w:val="1779"/>
        </w:trPr>
        <w:tc>
          <w:tcPr>
            <w:tcW w:w="356" w:type="pct"/>
          </w:tcPr>
          <w:p w14:paraId="232D694F" w14:textId="706F9DE8" w:rsidR="00AA0954" w:rsidRDefault="00AA0954" w:rsidP="00AA0954">
            <w:pPr>
              <w:pStyle w:val="Irodalomjegyzk"/>
              <w:rPr>
                <w:noProof/>
              </w:rPr>
            </w:pPr>
            <w:r>
              <w:rPr>
                <w:noProof/>
              </w:rPr>
              <w:t>[13]</w:t>
            </w:r>
          </w:p>
        </w:tc>
        <w:tc>
          <w:tcPr>
            <w:tcW w:w="0" w:type="auto"/>
          </w:tcPr>
          <w:p w14:paraId="4B448A01" w14:textId="401E4131" w:rsidR="00AA0954" w:rsidDel="00AA0954" w:rsidRDefault="00AA0954" w:rsidP="00AA0954">
            <w:pPr>
              <w:pStyle w:val="Irodalomjegyzk"/>
              <w:rPr>
                <w:del w:id="1899" w:author="Nonstop Gamerek" w:date="2025-04-23T12:24:00Z"/>
              </w:rPr>
            </w:pPr>
            <w:ins w:id="1900" w:author="Nonstop Gamerek" w:date="2025-04-23T12:24:00Z">
              <w:r>
                <w:t xml:space="preserve">L. </w:t>
              </w:r>
              <w:proofErr w:type="spellStart"/>
              <w:r>
                <w:t>Konzack</w:t>
              </w:r>
              <w:proofErr w:type="spellEnd"/>
              <w:r>
                <w:t xml:space="preserve">, "Pan European game </w:t>
              </w:r>
              <w:proofErr w:type="spellStart"/>
              <w:r>
                <w:t>information</w:t>
              </w:r>
              <w:proofErr w:type="spellEnd"/>
              <w:r>
                <w:t xml:space="preserve"> (PEGI) </w:t>
              </w:r>
              <w:proofErr w:type="spellStart"/>
              <w:r>
                <w:t>system</w:t>
              </w:r>
              <w:proofErr w:type="spellEnd"/>
              <w:r>
                <w:t xml:space="preserve">," in </w:t>
              </w:r>
              <w:proofErr w:type="spellStart"/>
              <w:r>
                <w:rPr>
                  <w:rStyle w:val="Kiemels"/>
                </w:rPr>
                <w:t>Encyclopedia</w:t>
              </w:r>
              <w:proofErr w:type="spellEnd"/>
              <w:r>
                <w:rPr>
                  <w:rStyle w:val="Kiemels"/>
                </w:rPr>
                <w:t xml:space="preserve"> of Video </w:t>
              </w:r>
              <w:proofErr w:type="spellStart"/>
              <w:r>
                <w:rPr>
                  <w:rStyle w:val="Kiemels"/>
                </w:rPr>
                <w:t>Games</w:t>
              </w:r>
              <w:proofErr w:type="spellEnd"/>
              <w:r>
                <w:rPr>
                  <w:rStyle w:val="Kiemels"/>
                </w:rPr>
                <w:t xml:space="preserve">: The </w:t>
              </w:r>
              <w:proofErr w:type="spellStart"/>
              <w:r>
                <w:rPr>
                  <w:rStyle w:val="Kiemels"/>
                </w:rPr>
                <w:t>Culture</w:t>
              </w:r>
              <w:proofErr w:type="spellEnd"/>
              <w:r>
                <w:rPr>
                  <w:rStyle w:val="Kiemels"/>
                </w:rPr>
                <w:t xml:space="preserve">, </w:t>
              </w:r>
              <w:proofErr w:type="spellStart"/>
              <w:r>
                <w:rPr>
                  <w:rStyle w:val="Kiemels"/>
                </w:rPr>
                <w:t>Technology</w:t>
              </w:r>
              <w:proofErr w:type="spellEnd"/>
              <w:r>
                <w:rPr>
                  <w:rStyle w:val="Kiemels"/>
                </w:rPr>
                <w:t xml:space="preserve">, and Art of </w:t>
              </w:r>
              <w:proofErr w:type="spellStart"/>
              <w:r>
                <w:rPr>
                  <w:rStyle w:val="Kiemels"/>
                </w:rPr>
                <w:t>Gaming</w:t>
              </w:r>
              <w:proofErr w:type="spellEnd"/>
              <w:r>
                <w:t xml:space="preserve">, </w:t>
              </w:r>
              <w:proofErr w:type="spellStart"/>
              <w:r>
                <w:t>vol</w:t>
              </w:r>
              <w:proofErr w:type="spellEnd"/>
              <w:r>
                <w:t>. 2, pp. 474–476, 2012.</w:t>
              </w:r>
            </w:ins>
            <w:del w:id="1901" w:author="Nonstop Gamerek" w:date="2025-04-23T12:24:00Z">
              <w:r w:rsidDel="00AA0954">
                <w:delText xml:space="preserve">L. Dogruel and S. Joeckel, "Video game rating systems in the US and Europe: Comparing their outcomes," </w:delText>
              </w:r>
              <w:r w:rsidDel="00AA0954">
                <w:rPr>
                  <w:rStyle w:val="Kiemels"/>
                </w:rPr>
                <w:delText>International Communication Gazette</w:delText>
              </w:r>
              <w:r w:rsidDel="00AA0954">
                <w:delText>, vol. 75, no. 7, pp.672–692,2013.[Online].</w:delText>
              </w:r>
            </w:del>
          </w:p>
          <w:p w14:paraId="202DD16B" w14:textId="38DD219D" w:rsidR="00AA0954" w:rsidRPr="00346258" w:rsidRDefault="00AA0954" w:rsidP="00AA0954">
            <w:pPr>
              <w:pStyle w:val="Irodalomjegyzk"/>
              <w:rPr>
                <w:noProof/>
              </w:rPr>
            </w:pPr>
            <w:del w:id="1902" w:author="Nonstop Gamerek" w:date="2025-04-23T12:24:00Z">
              <w:r w:rsidDel="00AA0954">
                <w:delText>Available: https://doi.org/10.1177/1748048513482540</w:delText>
              </w:r>
            </w:del>
          </w:p>
        </w:tc>
      </w:tr>
      <w:tr w:rsidR="00AA0954" w14:paraId="115486D6" w14:textId="77777777" w:rsidTr="00AA0954">
        <w:trPr>
          <w:divId w:val="1268612199"/>
          <w:trHeight w:val="1779"/>
        </w:trPr>
        <w:tc>
          <w:tcPr>
            <w:tcW w:w="356" w:type="pct"/>
          </w:tcPr>
          <w:p w14:paraId="5DF78020" w14:textId="613A211B" w:rsidR="00AA0954" w:rsidRDefault="00AA0954" w:rsidP="00AA0954">
            <w:pPr>
              <w:pStyle w:val="Irodalomjegyzk"/>
              <w:rPr>
                <w:noProof/>
              </w:rPr>
            </w:pPr>
            <w:r>
              <w:rPr>
                <w:noProof/>
              </w:rPr>
              <w:t>[14]</w:t>
            </w:r>
          </w:p>
        </w:tc>
        <w:tc>
          <w:tcPr>
            <w:tcW w:w="0" w:type="auto"/>
          </w:tcPr>
          <w:p w14:paraId="63B7D5D5" w14:textId="77777777" w:rsidR="00AA0954" w:rsidRDefault="00AA0954" w:rsidP="00AA0954">
            <w:pPr>
              <w:pStyle w:val="Irodalomjegyzk"/>
              <w:rPr>
                <w:ins w:id="1903" w:author="Nonstop Gamerek" w:date="2025-04-23T12:24:00Z"/>
              </w:rPr>
            </w:pPr>
            <w:ins w:id="1904" w:author="Nonstop Gamerek" w:date="2025-04-23T12:24:00Z">
              <w:r>
                <w:t xml:space="preserve">L. </w:t>
              </w:r>
              <w:proofErr w:type="spellStart"/>
              <w:r>
                <w:t>Dogruel</w:t>
              </w:r>
              <w:proofErr w:type="spellEnd"/>
              <w:r>
                <w:t xml:space="preserve"> and S. </w:t>
              </w:r>
              <w:proofErr w:type="spellStart"/>
              <w:r>
                <w:t>Joeckel</w:t>
              </w:r>
              <w:proofErr w:type="spellEnd"/>
              <w:r>
                <w:t xml:space="preserve">, "Video game </w:t>
              </w:r>
              <w:proofErr w:type="spellStart"/>
              <w:r>
                <w:t>rating</w:t>
              </w:r>
              <w:proofErr w:type="spellEnd"/>
              <w:r>
                <w:t xml:space="preserve"> </w:t>
              </w:r>
              <w:proofErr w:type="spellStart"/>
              <w:r>
                <w:t>systems</w:t>
              </w:r>
              <w:proofErr w:type="spellEnd"/>
              <w:r>
                <w:t xml:space="preserve"> in </w:t>
              </w:r>
              <w:proofErr w:type="spellStart"/>
              <w:r>
                <w:t>the</w:t>
              </w:r>
              <w:proofErr w:type="spellEnd"/>
              <w:r>
                <w:t xml:space="preserve"> US and Europe: </w:t>
              </w:r>
              <w:proofErr w:type="spellStart"/>
              <w:r>
                <w:t>Comparing</w:t>
              </w:r>
              <w:proofErr w:type="spellEnd"/>
              <w:r>
                <w:t xml:space="preserve"> </w:t>
              </w:r>
              <w:proofErr w:type="spellStart"/>
              <w:r>
                <w:t>their</w:t>
              </w:r>
              <w:proofErr w:type="spellEnd"/>
              <w:r>
                <w:t xml:space="preserve"> </w:t>
              </w:r>
              <w:proofErr w:type="spellStart"/>
              <w:r>
                <w:t>outcomes</w:t>
              </w:r>
              <w:proofErr w:type="spellEnd"/>
              <w:r>
                <w:t xml:space="preserve">," </w:t>
              </w:r>
              <w:r>
                <w:rPr>
                  <w:rStyle w:val="Kiemels"/>
                </w:rPr>
                <w:t xml:space="preserve">International </w:t>
              </w:r>
              <w:proofErr w:type="spellStart"/>
              <w:r>
                <w:rPr>
                  <w:rStyle w:val="Kiemels"/>
                </w:rPr>
                <w:t>Communication</w:t>
              </w:r>
              <w:proofErr w:type="spellEnd"/>
              <w:r>
                <w:rPr>
                  <w:rStyle w:val="Kiemels"/>
                </w:rPr>
                <w:t xml:space="preserve"> </w:t>
              </w:r>
              <w:proofErr w:type="spellStart"/>
              <w:r>
                <w:rPr>
                  <w:rStyle w:val="Kiemels"/>
                </w:rPr>
                <w:t>Gazette</w:t>
              </w:r>
              <w:proofErr w:type="spellEnd"/>
              <w:r>
                <w:t xml:space="preserve">, </w:t>
              </w:r>
              <w:proofErr w:type="spellStart"/>
              <w:r>
                <w:t>vol</w:t>
              </w:r>
              <w:proofErr w:type="spellEnd"/>
              <w:r>
                <w:t>. 75, no. 7, pp.672–692,2013.[Online].</w:t>
              </w:r>
            </w:ins>
          </w:p>
          <w:p w14:paraId="65F4DC5E" w14:textId="1E932ED6" w:rsidR="00AA0954" w:rsidDel="00AA0954" w:rsidRDefault="00AA0954" w:rsidP="00AA0954">
            <w:pPr>
              <w:pStyle w:val="Irodalomjegyzk"/>
              <w:rPr>
                <w:del w:id="1905" w:author="Nonstop Gamerek" w:date="2025-04-23T12:24:00Z"/>
                <w:noProof/>
              </w:rPr>
            </w:pPr>
            <w:proofErr w:type="spellStart"/>
            <w:ins w:id="1906" w:author="Nonstop Gamerek" w:date="2025-04-23T12:24:00Z">
              <w:r>
                <w:t>Available</w:t>
              </w:r>
              <w:proofErr w:type="spellEnd"/>
              <w:r>
                <w:t>: https://doi.org/10.1177/1748048513482540</w:t>
              </w:r>
            </w:ins>
            <w:del w:id="1907" w:author="Nonstop Gamerek" w:date="2025-04-23T12:24:00Z">
              <w:r w:rsidRPr="0012755E" w:rsidDel="00AA0954">
                <w:rPr>
                  <w:noProof/>
                </w:rPr>
                <w:delText xml:space="preserve">G. L. West, B. L. Drisdelle, K. Konishi, J. Jackson, P. Jolicoeur, and V. D. Bohbot, "Habitual action video game playing is associated with caudate nucleus-dependent navigational strategies," Proceedings of the Royal Society B: Biological Sciences, vol. 284, no. 1856, p. 20162762, 2017. [Online]. </w:delText>
              </w:r>
            </w:del>
          </w:p>
          <w:p w14:paraId="7AFB2F5A" w14:textId="39B5BB0A" w:rsidR="00AA0954" w:rsidRPr="00346258" w:rsidRDefault="00AA0954" w:rsidP="00AA0954">
            <w:pPr>
              <w:pStyle w:val="Irodalomjegyzk"/>
              <w:rPr>
                <w:noProof/>
              </w:rPr>
            </w:pPr>
            <w:del w:id="1908" w:author="Nonstop Gamerek" w:date="2025-04-23T12:24:00Z">
              <w:r w:rsidRPr="0012755E" w:rsidDel="00AA0954">
                <w:rPr>
                  <w:noProof/>
                </w:rPr>
                <w:delText>Available: https://doi.org/10.1098/rspb.2016.2762</w:delText>
              </w:r>
            </w:del>
          </w:p>
        </w:tc>
      </w:tr>
      <w:tr w:rsidR="00AA0954" w14:paraId="6D4CA67D" w14:textId="77777777" w:rsidTr="00AA0954">
        <w:trPr>
          <w:divId w:val="1268612199"/>
          <w:trHeight w:val="1779"/>
        </w:trPr>
        <w:tc>
          <w:tcPr>
            <w:tcW w:w="356" w:type="pct"/>
          </w:tcPr>
          <w:p w14:paraId="72C56C06" w14:textId="520B6EB1" w:rsidR="00AA0954" w:rsidRDefault="00AA0954" w:rsidP="00AA0954">
            <w:pPr>
              <w:pStyle w:val="Irodalomjegyzk"/>
              <w:rPr>
                <w:noProof/>
              </w:rPr>
            </w:pPr>
            <w:r>
              <w:rPr>
                <w:noProof/>
              </w:rPr>
              <w:t>[15]</w:t>
            </w:r>
          </w:p>
        </w:tc>
        <w:tc>
          <w:tcPr>
            <w:tcW w:w="0" w:type="auto"/>
          </w:tcPr>
          <w:p w14:paraId="0F789525" w14:textId="77777777" w:rsidR="00AA0954" w:rsidRDefault="00AA0954" w:rsidP="00AA0954">
            <w:pPr>
              <w:pStyle w:val="Irodalomjegyzk"/>
              <w:rPr>
                <w:ins w:id="1909" w:author="Nonstop Gamerek" w:date="2025-04-23T12:24:00Z"/>
                <w:noProof/>
              </w:rPr>
            </w:pPr>
            <w:ins w:id="1910" w:author="Nonstop Gamerek" w:date="2025-04-23T12:24:00Z">
              <w:r w:rsidRPr="0012755E">
                <w:rPr>
                  <w:noProof/>
                </w:rPr>
                <w:t xml:space="preserve">G. L. West, B. L. Drisdelle, K. Konishi, J. Jackson, P. Jolicoeur, and V. D. Bohbot, "Habitual action video game playing is associated with caudate nucleus-dependent navigational strategies," Proceedings of the Royal Society B: Biological Sciences, vol. 284, no. 1856, p. 20162762, 2017. [Online]. </w:t>
              </w:r>
            </w:ins>
          </w:p>
          <w:p w14:paraId="58B957F2" w14:textId="1FFE7845" w:rsidR="00AA0954" w:rsidDel="00AA0954" w:rsidRDefault="00AA0954" w:rsidP="00AA0954">
            <w:pPr>
              <w:pStyle w:val="Irodalomjegyzk"/>
              <w:rPr>
                <w:del w:id="1911" w:author="Nonstop Gamerek" w:date="2025-04-23T12:24:00Z"/>
                <w:noProof/>
              </w:rPr>
            </w:pPr>
            <w:ins w:id="1912" w:author="Nonstop Gamerek" w:date="2025-04-23T12:24:00Z">
              <w:r w:rsidRPr="0012755E">
                <w:rPr>
                  <w:noProof/>
                </w:rPr>
                <w:t>Available: https://doi.org/10.1098/rspb.2016.2762</w:t>
              </w:r>
            </w:ins>
            <w:del w:id="1913" w:author="Nonstop Gamerek" w:date="2025-04-23T12:24:00Z">
              <w:r w:rsidRPr="0012755E" w:rsidDel="00AA0954">
                <w:rPr>
                  <w:noProof/>
                </w:rPr>
                <w:delText>G. D. Clemenson and C. E. Stark, "Virtual environmental enrichment through video games improves hippocampal-associated memory," The Journal of Neuroscience, vol. 35, no. 49, pp. 16116–16125, 2015. [Online].</w:delText>
              </w:r>
            </w:del>
          </w:p>
          <w:p w14:paraId="1ACE096F" w14:textId="6F71533C" w:rsidR="00AA0954" w:rsidRPr="00346258" w:rsidRDefault="00AA0954" w:rsidP="00AA0954">
            <w:pPr>
              <w:pStyle w:val="Irodalomjegyzk"/>
              <w:rPr>
                <w:noProof/>
              </w:rPr>
            </w:pPr>
            <w:del w:id="1914" w:author="Nonstop Gamerek" w:date="2025-04-23T12:24:00Z">
              <w:r w:rsidRPr="0012755E" w:rsidDel="00AA0954">
                <w:rPr>
                  <w:noProof/>
                </w:rPr>
                <w:delText xml:space="preserve"> Available: https://doi.org/10.1523/JNEUROSCI.2580-15.2015</w:delText>
              </w:r>
            </w:del>
          </w:p>
        </w:tc>
      </w:tr>
      <w:tr w:rsidR="00AA0954" w14:paraId="6BC6975C" w14:textId="77777777" w:rsidTr="00AA0954">
        <w:trPr>
          <w:divId w:val="1268612199"/>
          <w:trHeight w:val="1779"/>
          <w:ins w:id="1915" w:author="Nonstop Gamerek" w:date="2025-04-23T12:23:00Z"/>
        </w:trPr>
        <w:tc>
          <w:tcPr>
            <w:tcW w:w="356" w:type="pct"/>
          </w:tcPr>
          <w:p w14:paraId="2E28A737" w14:textId="407B811D" w:rsidR="00AA0954" w:rsidRDefault="00AA0954" w:rsidP="00AA0954">
            <w:pPr>
              <w:pStyle w:val="Irodalomjegyzk"/>
              <w:rPr>
                <w:ins w:id="1916" w:author="Nonstop Gamerek" w:date="2025-04-23T12:23:00Z"/>
                <w:noProof/>
              </w:rPr>
            </w:pPr>
            <w:ins w:id="1917" w:author="Nonstop Gamerek" w:date="2025-04-23T12:24:00Z">
              <w:r>
                <w:rPr>
                  <w:noProof/>
                </w:rPr>
                <w:t>[16]</w:t>
              </w:r>
            </w:ins>
          </w:p>
        </w:tc>
        <w:tc>
          <w:tcPr>
            <w:tcW w:w="0" w:type="auto"/>
          </w:tcPr>
          <w:p w14:paraId="0058C204" w14:textId="77777777" w:rsidR="00AA0954" w:rsidRDefault="00AA0954" w:rsidP="00AA0954">
            <w:pPr>
              <w:pStyle w:val="Irodalomjegyzk"/>
              <w:rPr>
                <w:ins w:id="1918" w:author="Nonstop Gamerek" w:date="2025-04-23T12:24:00Z"/>
                <w:noProof/>
              </w:rPr>
            </w:pPr>
            <w:ins w:id="1919" w:author="Nonstop Gamerek" w:date="2025-04-23T12:24:00Z">
              <w:r w:rsidRPr="0012755E">
                <w:rPr>
                  <w:noProof/>
                </w:rPr>
                <w:t>G. D. Clemenson and C. E. Stark, "Virtual environmental enrichment through video games improves hippocampal-associated memory," The Journal of Neuroscience, vol. 35, no. 49, pp. 16116–16125, 2015. [Online].</w:t>
              </w:r>
            </w:ins>
          </w:p>
          <w:p w14:paraId="68A3B794" w14:textId="6817C9D9" w:rsidR="00AA0954" w:rsidRPr="0012755E" w:rsidRDefault="00AA0954" w:rsidP="00AA0954">
            <w:pPr>
              <w:pStyle w:val="Irodalomjegyzk"/>
              <w:rPr>
                <w:ins w:id="1920" w:author="Nonstop Gamerek" w:date="2025-04-23T12:23:00Z"/>
                <w:noProof/>
              </w:rPr>
            </w:pPr>
            <w:ins w:id="1921" w:author="Nonstop Gamerek" w:date="2025-04-23T12:24:00Z">
              <w:r w:rsidRPr="0012755E">
                <w:rPr>
                  <w:noProof/>
                </w:rPr>
                <w:t xml:space="preserve"> Available: https://doi.org/10.1523/JNEUROSCI.2580-15.2015</w:t>
              </w:r>
            </w:ins>
          </w:p>
        </w:tc>
      </w:tr>
      <w:tr w:rsidR="00FC6D1D" w14:paraId="74107488" w14:textId="77777777" w:rsidTr="00AA0954">
        <w:trPr>
          <w:divId w:val="1268612199"/>
          <w:trHeight w:val="1779"/>
          <w:ins w:id="1922" w:author="Nonstop Gamerek" w:date="2025-04-25T12:35:00Z"/>
        </w:trPr>
        <w:tc>
          <w:tcPr>
            <w:tcW w:w="356" w:type="pct"/>
          </w:tcPr>
          <w:p w14:paraId="5CC3969A" w14:textId="2C99BCB3" w:rsidR="00FC6D1D" w:rsidRDefault="00FC6D1D" w:rsidP="00AA0954">
            <w:pPr>
              <w:pStyle w:val="Irodalomjegyzk"/>
              <w:rPr>
                <w:ins w:id="1923" w:author="Nonstop Gamerek" w:date="2025-04-25T12:35:00Z"/>
                <w:noProof/>
              </w:rPr>
            </w:pPr>
            <w:ins w:id="1924" w:author="Nonstop Gamerek" w:date="2025-04-25T12:35:00Z">
              <w:r>
                <w:rPr>
                  <w:noProof/>
                </w:rPr>
                <w:lastRenderedPageBreak/>
                <w:t>[17]</w:t>
              </w:r>
            </w:ins>
          </w:p>
        </w:tc>
        <w:tc>
          <w:tcPr>
            <w:tcW w:w="0" w:type="auto"/>
          </w:tcPr>
          <w:p w14:paraId="6F523CB5" w14:textId="77777777" w:rsidR="003C6901" w:rsidRDefault="003C6901" w:rsidP="00AA0954">
            <w:pPr>
              <w:pStyle w:val="Irodalomjegyzk"/>
              <w:rPr>
                <w:ins w:id="1925" w:author="Nonstop Gamerek" w:date="2025-04-25T12:36:00Z"/>
              </w:rPr>
            </w:pPr>
            <w:ins w:id="1926" w:author="Nonstop Gamerek" w:date="2025-04-25T12:36:00Z">
              <w:r>
                <w:t xml:space="preserve">European </w:t>
              </w:r>
              <w:proofErr w:type="spellStart"/>
              <w:r>
                <w:t>Commission</w:t>
              </w:r>
              <w:proofErr w:type="spellEnd"/>
              <w:r>
                <w:t xml:space="preserve">, </w:t>
              </w:r>
              <w:r>
                <w:rPr>
                  <w:rStyle w:val="Kiemels"/>
                </w:rPr>
                <w:t xml:space="preserve">Digital </w:t>
              </w:r>
              <w:proofErr w:type="spellStart"/>
              <w:r>
                <w:rPr>
                  <w:rStyle w:val="Kiemels"/>
                </w:rPr>
                <w:t>Skills</w:t>
              </w:r>
              <w:proofErr w:type="spellEnd"/>
              <w:r>
                <w:rPr>
                  <w:rStyle w:val="Kiemels"/>
                </w:rPr>
                <w:t xml:space="preserve">: New </w:t>
              </w:r>
              <w:proofErr w:type="spellStart"/>
              <w:r>
                <w:rPr>
                  <w:rStyle w:val="Kiemels"/>
                </w:rPr>
                <w:t>Insights</w:t>
              </w:r>
              <w:proofErr w:type="spellEnd"/>
              <w:r>
                <w:rPr>
                  <w:rStyle w:val="Kiemels"/>
                </w:rPr>
                <w:t xml:space="preserve"> </w:t>
              </w:r>
              <w:proofErr w:type="spellStart"/>
              <w:r>
                <w:rPr>
                  <w:rStyle w:val="Kiemels"/>
                </w:rPr>
                <w:t>from</w:t>
              </w:r>
              <w:proofErr w:type="spellEnd"/>
              <w:r>
                <w:rPr>
                  <w:rStyle w:val="Kiemels"/>
                </w:rPr>
                <w:t xml:space="preserve"> </w:t>
              </w:r>
              <w:proofErr w:type="spellStart"/>
              <w:r>
                <w:rPr>
                  <w:rStyle w:val="Kiemels"/>
                </w:rPr>
                <w:t>the</w:t>
              </w:r>
              <w:proofErr w:type="spellEnd"/>
              <w:r>
                <w:rPr>
                  <w:rStyle w:val="Kiemels"/>
                </w:rPr>
                <w:t xml:space="preserve"> European Digital </w:t>
              </w:r>
              <w:proofErr w:type="spellStart"/>
              <w:r>
                <w:rPr>
                  <w:rStyle w:val="Kiemels"/>
                </w:rPr>
                <w:t>Skills</w:t>
              </w:r>
              <w:proofErr w:type="spellEnd"/>
              <w:r>
                <w:rPr>
                  <w:rStyle w:val="Kiemels"/>
                </w:rPr>
                <w:t xml:space="preserve"> </w:t>
              </w:r>
              <w:proofErr w:type="spellStart"/>
              <w:r>
                <w:rPr>
                  <w:rStyle w:val="Kiemels"/>
                </w:rPr>
                <w:t>Survey</w:t>
              </w:r>
              <w:proofErr w:type="spellEnd"/>
              <w:r>
                <w:t xml:space="preserve">, 2019. [Online]. </w:t>
              </w:r>
            </w:ins>
          </w:p>
          <w:p w14:paraId="56757B85" w14:textId="579E4F3A" w:rsidR="00FC6D1D" w:rsidRPr="0012755E" w:rsidRDefault="003C6901" w:rsidP="00AA0954">
            <w:pPr>
              <w:pStyle w:val="Irodalomjegyzk"/>
              <w:rPr>
                <w:ins w:id="1927" w:author="Nonstop Gamerek" w:date="2025-04-25T12:35:00Z"/>
                <w:noProof/>
              </w:rPr>
            </w:pPr>
            <w:proofErr w:type="spellStart"/>
            <w:ins w:id="1928" w:author="Nonstop Gamerek" w:date="2025-04-25T12:36:00Z">
              <w:r>
                <w:t>Available</w:t>
              </w:r>
              <w:proofErr w:type="spellEnd"/>
              <w:r>
                <w:t xml:space="preserve">: </w:t>
              </w:r>
              <w:r>
                <w:fldChar w:fldCharType="begin"/>
              </w:r>
              <w:r>
                <w:instrText xml:space="preserve"> HYPERLINK "https://digital-skills-jrc.ec.europa.eu" \t "_new" </w:instrText>
              </w:r>
              <w:r>
                <w:fldChar w:fldCharType="separate"/>
              </w:r>
              <w:r>
                <w:rPr>
                  <w:rStyle w:val="Hiperhivatkozs"/>
                </w:rPr>
                <w:t>https://digital-skills-jrc.ec.europa.eu</w:t>
              </w:r>
              <w:r>
                <w:fldChar w:fldCharType="end"/>
              </w:r>
            </w:ins>
          </w:p>
        </w:tc>
      </w:tr>
      <w:tr w:rsidR="005B3B33" w14:paraId="746F8A9A" w14:textId="77777777" w:rsidTr="00AA0954">
        <w:trPr>
          <w:divId w:val="1268612199"/>
          <w:trHeight w:val="1779"/>
          <w:ins w:id="1929" w:author="Nonstop Gamerek" w:date="2025-04-25T12:41:00Z"/>
        </w:trPr>
        <w:tc>
          <w:tcPr>
            <w:tcW w:w="356" w:type="pct"/>
          </w:tcPr>
          <w:p w14:paraId="2CC471CE" w14:textId="0B3707DA" w:rsidR="005B3B33" w:rsidRDefault="005B3B33" w:rsidP="00AA0954">
            <w:pPr>
              <w:pStyle w:val="Irodalomjegyzk"/>
              <w:rPr>
                <w:ins w:id="1930" w:author="Nonstop Gamerek" w:date="2025-04-25T12:41:00Z"/>
                <w:noProof/>
              </w:rPr>
            </w:pPr>
            <w:ins w:id="1931" w:author="Nonstop Gamerek" w:date="2025-04-25T12:41:00Z">
              <w:r>
                <w:rPr>
                  <w:noProof/>
                </w:rPr>
                <w:t>[18]</w:t>
              </w:r>
            </w:ins>
          </w:p>
        </w:tc>
        <w:tc>
          <w:tcPr>
            <w:tcW w:w="0" w:type="auto"/>
          </w:tcPr>
          <w:p w14:paraId="6C4300AA" w14:textId="77777777" w:rsidR="00734FB7" w:rsidRDefault="00734FB7" w:rsidP="00AA0954">
            <w:pPr>
              <w:pStyle w:val="Irodalomjegyzk"/>
              <w:rPr>
                <w:ins w:id="1932" w:author="Nonstop Gamerek" w:date="2025-04-25T12:42:00Z"/>
              </w:rPr>
            </w:pPr>
            <w:ins w:id="1933" w:author="Nonstop Gamerek" w:date="2025-04-25T12:42:00Z">
              <w:r>
                <w:t xml:space="preserve">European </w:t>
              </w:r>
              <w:proofErr w:type="spellStart"/>
              <w:r>
                <w:t>Commission</w:t>
              </w:r>
              <w:proofErr w:type="spellEnd"/>
              <w:r>
                <w:t xml:space="preserve">, </w:t>
              </w:r>
              <w:r>
                <w:rPr>
                  <w:rStyle w:val="Kiemels"/>
                </w:rPr>
                <w:t xml:space="preserve">The Digital </w:t>
              </w:r>
              <w:proofErr w:type="spellStart"/>
              <w:r>
                <w:rPr>
                  <w:rStyle w:val="Kiemels"/>
                </w:rPr>
                <w:t>Economy</w:t>
              </w:r>
              <w:proofErr w:type="spellEnd"/>
              <w:r>
                <w:rPr>
                  <w:rStyle w:val="Kiemels"/>
                </w:rPr>
                <w:t xml:space="preserve"> and Society Index (DESI) 2022</w:t>
              </w:r>
              <w:r>
                <w:t>, 2022. [Online].</w:t>
              </w:r>
            </w:ins>
          </w:p>
          <w:p w14:paraId="074EC887" w14:textId="1297FFF4" w:rsidR="005B3B33" w:rsidRDefault="00734FB7" w:rsidP="00AA0954">
            <w:pPr>
              <w:pStyle w:val="Irodalomjegyzk"/>
              <w:rPr>
                <w:ins w:id="1934" w:author="Nonstop Gamerek" w:date="2025-04-25T12:41:00Z"/>
              </w:rPr>
            </w:pPr>
            <w:ins w:id="1935" w:author="Nonstop Gamerek" w:date="2025-04-25T12:42:00Z">
              <w:r>
                <w:t xml:space="preserve"> </w:t>
              </w:r>
              <w:proofErr w:type="spellStart"/>
              <w:r>
                <w:t>Available</w:t>
              </w:r>
              <w:proofErr w:type="spellEnd"/>
              <w:r>
                <w:t xml:space="preserve">: </w:t>
              </w:r>
              <w:r>
                <w:fldChar w:fldCharType="begin"/>
              </w:r>
              <w:r>
                <w:instrText xml:space="preserve"> HYPERLINK "https://digital-strategy.ec.europa.eu/en/policies/desi" \t "_new" </w:instrText>
              </w:r>
              <w:r>
                <w:fldChar w:fldCharType="separate"/>
              </w:r>
              <w:r>
                <w:rPr>
                  <w:rStyle w:val="Hiperhivatkozs"/>
                </w:rPr>
                <w:t>https://digital-strategy.ec.europa.eu/en/policies/desi</w:t>
              </w:r>
              <w:r>
                <w:fldChar w:fldCharType="end"/>
              </w:r>
            </w:ins>
          </w:p>
        </w:tc>
      </w:tr>
      <w:tr w:rsidR="005B3B33" w14:paraId="28A9261B" w14:textId="77777777" w:rsidTr="00AA0954">
        <w:trPr>
          <w:divId w:val="1268612199"/>
          <w:trHeight w:val="1779"/>
          <w:ins w:id="1936" w:author="Nonstop Gamerek" w:date="2025-04-25T12:41:00Z"/>
        </w:trPr>
        <w:tc>
          <w:tcPr>
            <w:tcW w:w="356" w:type="pct"/>
          </w:tcPr>
          <w:p w14:paraId="092F23E8" w14:textId="45CC4F92" w:rsidR="005B3B33" w:rsidRDefault="005B3B33" w:rsidP="00AA0954">
            <w:pPr>
              <w:pStyle w:val="Irodalomjegyzk"/>
              <w:rPr>
                <w:ins w:id="1937" w:author="Nonstop Gamerek" w:date="2025-04-25T12:41:00Z"/>
                <w:noProof/>
              </w:rPr>
            </w:pPr>
            <w:ins w:id="1938" w:author="Nonstop Gamerek" w:date="2025-04-25T12:41:00Z">
              <w:r>
                <w:rPr>
                  <w:noProof/>
                </w:rPr>
                <w:t>[19]</w:t>
              </w:r>
            </w:ins>
          </w:p>
        </w:tc>
        <w:tc>
          <w:tcPr>
            <w:tcW w:w="0" w:type="auto"/>
          </w:tcPr>
          <w:p w14:paraId="4BD75DC6" w14:textId="77777777" w:rsidR="00FD2544" w:rsidRDefault="00FD2544" w:rsidP="00AA0954">
            <w:pPr>
              <w:pStyle w:val="Irodalomjegyzk"/>
              <w:rPr>
                <w:ins w:id="1939" w:author="Nonstop Gamerek" w:date="2025-04-25T13:14:00Z"/>
              </w:rPr>
            </w:pPr>
            <w:ins w:id="1940" w:author="Nonstop Gamerek" w:date="2025-04-25T13:13:00Z">
              <w:r>
                <w:t>Y. Li, "</w:t>
              </w:r>
              <w:proofErr w:type="spellStart"/>
              <w:r>
                <w:t>Analyzing</w:t>
              </w:r>
              <w:proofErr w:type="spellEnd"/>
              <w:r>
                <w:t xml:space="preserve"> </w:t>
              </w:r>
              <w:proofErr w:type="spellStart"/>
              <w:r>
                <w:t>the</w:t>
              </w:r>
              <w:proofErr w:type="spellEnd"/>
              <w:r>
                <w:t xml:space="preserve"> </w:t>
              </w:r>
              <w:proofErr w:type="spellStart"/>
              <w:r>
                <w:t>Influences</w:t>
              </w:r>
              <w:proofErr w:type="spellEnd"/>
              <w:r>
                <w:t xml:space="preserve"> of Puzzle </w:t>
              </w:r>
              <w:proofErr w:type="spellStart"/>
              <w:r>
                <w:t>Games</w:t>
              </w:r>
              <w:proofErr w:type="spellEnd"/>
              <w:r>
                <w:t xml:space="preserve"> </w:t>
              </w:r>
              <w:proofErr w:type="spellStart"/>
              <w:r>
                <w:t>on</w:t>
              </w:r>
              <w:proofErr w:type="spellEnd"/>
              <w:r>
                <w:t xml:space="preserve"> </w:t>
              </w:r>
              <w:proofErr w:type="spellStart"/>
              <w:r>
                <w:t>Learners</w:t>
              </w:r>
              <w:proofErr w:type="spellEnd"/>
              <w:r>
                <w:t xml:space="preserve">’ </w:t>
              </w:r>
              <w:proofErr w:type="spellStart"/>
              <w:r>
                <w:t>Learning</w:t>
              </w:r>
              <w:proofErr w:type="spellEnd"/>
              <w:r>
                <w:t xml:space="preserve">," </w:t>
              </w:r>
              <w:r>
                <w:rPr>
                  <w:rStyle w:val="Kiemels"/>
                </w:rPr>
                <w:t xml:space="preserve">Journal of Education, </w:t>
              </w:r>
              <w:proofErr w:type="spellStart"/>
              <w:r>
                <w:rPr>
                  <w:rStyle w:val="Kiemels"/>
                </w:rPr>
                <w:t>Humanities</w:t>
              </w:r>
              <w:proofErr w:type="spellEnd"/>
              <w:r>
                <w:rPr>
                  <w:rStyle w:val="Kiemels"/>
                </w:rPr>
                <w:t xml:space="preserve"> and </w:t>
              </w:r>
              <w:proofErr w:type="spellStart"/>
              <w:r>
                <w:rPr>
                  <w:rStyle w:val="Kiemels"/>
                </w:rPr>
                <w:t>Social</w:t>
              </w:r>
              <w:proofErr w:type="spellEnd"/>
              <w:r>
                <w:rPr>
                  <w:rStyle w:val="Kiemels"/>
                </w:rPr>
                <w:t xml:space="preserve"> </w:t>
              </w:r>
              <w:proofErr w:type="spellStart"/>
              <w:r>
                <w:rPr>
                  <w:rStyle w:val="Kiemels"/>
                </w:rPr>
                <w:t>Sciences</w:t>
              </w:r>
              <w:proofErr w:type="spellEnd"/>
              <w:r>
                <w:t xml:space="preserve">, </w:t>
              </w:r>
              <w:proofErr w:type="spellStart"/>
              <w:r>
                <w:t>vol</w:t>
              </w:r>
              <w:proofErr w:type="spellEnd"/>
              <w:r>
                <w:t xml:space="preserve">. 22, pp. 111–117, 2023. [Online]. </w:t>
              </w:r>
              <w:proofErr w:type="spellStart"/>
              <w:r>
                <w:t>Available</w:t>
              </w:r>
              <w:proofErr w:type="spellEnd"/>
              <w:r>
                <w:t>:</w:t>
              </w:r>
            </w:ins>
          </w:p>
          <w:p w14:paraId="29EC5084" w14:textId="77777777" w:rsidR="00FD2544" w:rsidRDefault="00FD2544" w:rsidP="00FD2544">
            <w:pPr>
              <w:pStyle w:val="Irodalomjegyzk"/>
              <w:rPr>
                <w:ins w:id="1941" w:author="Nonstop Gamerek" w:date="2025-04-25T13:14:00Z"/>
              </w:rPr>
            </w:pPr>
            <w:ins w:id="1942" w:author="Nonstop Gamerek" w:date="2025-04-25T13:14:00Z">
              <w:r>
                <w:t>https://www.researchgate.net/publication/</w:t>
              </w:r>
            </w:ins>
          </w:p>
          <w:p w14:paraId="70813A5E" w14:textId="69D9B131" w:rsidR="005B3B33" w:rsidRDefault="00FD2544" w:rsidP="00FD2544">
            <w:pPr>
              <w:pStyle w:val="Irodalomjegyzk"/>
              <w:rPr>
                <w:ins w:id="1943" w:author="Nonstop Gamerek" w:date="2025-04-25T12:41:00Z"/>
              </w:rPr>
            </w:pPr>
            <w:ins w:id="1944" w:author="Nonstop Gamerek" w:date="2025-04-25T13:14:00Z">
              <w:r>
                <w:t>376972729_Analyzing_the_Influences_of_Puzzle_Games_on_Learners%27_Learning</w:t>
              </w:r>
            </w:ins>
            <w:ins w:id="1945" w:author="Nonstop Gamerek" w:date="2025-04-25T13:13:00Z">
              <w:r>
                <w:br/>
              </w:r>
            </w:ins>
          </w:p>
        </w:tc>
      </w:tr>
      <w:tr w:rsidR="005B3B33" w14:paraId="0D696881" w14:textId="77777777" w:rsidTr="00AA0954">
        <w:trPr>
          <w:divId w:val="1268612199"/>
          <w:trHeight w:val="1779"/>
          <w:ins w:id="1946" w:author="Nonstop Gamerek" w:date="2025-04-25T12:41:00Z"/>
        </w:trPr>
        <w:tc>
          <w:tcPr>
            <w:tcW w:w="356" w:type="pct"/>
          </w:tcPr>
          <w:p w14:paraId="4E84592A" w14:textId="54D0DB48" w:rsidR="005B3B33" w:rsidRDefault="005B3B33" w:rsidP="00AA0954">
            <w:pPr>
              <w:pStyle w:val="Irodalomjegyzk"/>
              <w:rPr>
                <w:ins w:id="1947" w:author="Nonstop Gamerek" w:date="2025-04-25T12:41:00Z"/>
                <w:noProof/>
              </w:rPr>
            </w:pPr>
            <w:ins w:id="1948" w:author="Nonstop Gamerek" w:date="2025-04-25T12:41:00Z">
              <w:r>
                <w:rPr>
                  <w:noProof/>
                </w:rPr>
                <w:t>[20]</w:t>
              </w:r>
            </w:ins>
          </w:p>
        </w:tc>
        <w:tc>
          <w:tcPr>
            <w:tcW w:w="0" w:type="auto"/>
          </w:tcPr>
          <w:p w14:paraId="465D894F" w14:textId="35B6205D" w:rsidR="00FD2544" w:rsidRDefault="00FD2544" w:rsidP="00AA0954">
            <w:pPr>
              <w:pStyle w:val="Irodalomjegyzk"/>
              <w:rPr>
                <w:ins w:id="1949" w:author="Nonstop Gamerek" w:date="2025-04-25T13:14:00Z"/>
              </w:rPr>
            </w:pPr>
            <w:ins w:id="1950" w:author="Nonstop Gamerek" w:date="2025-04-25T13:14:00Z">
              <w:r>
                <w:rPr>
                  <w:rStyle w:val="relative"/>
                </w:rPr>
                <w:t xml:space="preserve">J. C. S. </w:t>
              </w:r>
              <w:proofErr w:type="spellStart"/>
              <w:r>
                <w:rPr>
                  <w:rStyle w:val="relative"/>
                </w:rPr>
                <w:t>Anguera</w:t>
              </w:r>
              <w:proofErr w:type="spellEnd"/>
              <w:r>
                <w:rPr>
                  <w:rStyle w:val="relative"/>
                </w:rPr>
                <w:t xml:space="preserve"> </w:t>
              </w:r>
              <w:proofErr w:type="spellStart"/>
              <w:r>
                <w:rPr>
                  <w:rStyle w:val="relative"/>
                </w:rPr>
                <w:t>et</w:t>
              </w:r>
              <w:proofErr w:type="spellEnd"/>
              <w:r>
                <w:rPr>
                  <w:rStyle w:val="relative"/>
                </w:rPr>
                <w:t xml:space="preserve"> </w:t>
              </w:r>
              <w:proofErr w:type="spellStart"/>
              <w:r>
                <w:rPr>
                  <w:rStyle w:val="relative"/>
                </w:rPr>
                <w:t>al</w:t>
              </w:r>
              <w:proofErr w:type="spellEnd"/>
              <w:r>
                <w:rPr>
                  <w:rStyle w:val="relative"/>
                </w:rPr>
                <w:t xml:space="preserve">., "Real-Time </w:t>
              </w:r>
              <w:proofErr w:type="spellStart"/>
              <w:r>
                <w:rPr>
                  <w:rStyle w:val="relative"/>
                </w:rPr>
                <w:t>Strategy</w:t>
              </w:r>
              <w:proofErr w:type="spellEnd"/>
              <w:r>
                <w:rPr>
                  <w:rStyle w:val="relative"/>
                </w:rPr>
                <w:t xml:space="preserve"> Game </w:t>
              </w:r>
              <w:proofErr w:type="spellStart"/>
              <w:r>
                <w:rPr>
                  <w:rStyle w:val="relative"/>
                </w:rPr>
                <w:t>Training</w:t>
              </w:r>
              <w:proofErr w:type="spellEnd"/>
              <w:r>
                <w:rPr>
                  <w:rStyle w:val="relative"/>
                </w:rPr>
                <w:t xml:space="preserve">: </w:t>
              </w:r>
              <w:proofErr w:type="spellStart"/>
              <w:r>
                <w:rPr>
                  <w:rStyle w:val="relative"/>
                </w:rPr>
                <w:t>Emergence</w:t>
              </w:r>
              <w:proofErr w:type="spellEnd"/>
              <w:r>
                <w:rPr>
                  <w:rStyle w:val="relative"/>
                </w:rPr>
                <w:t xml:space="preserve"> of a </w:t>
              </w:r>
              <w:proofErr w:type="spellStart"/>
              <w:r>
                <w:rPr>
                  <w:rStyle w:val="relative"/>
                </w:rPr>
                <w:t>Cognitive</w:t>
              </w:r>
              <w:proofErr w:type="spellEnd"/>
              <w:r>
                <w:rPr>
                  <w:rStyle w:val="relative"/>
                </w:rPr>
                <w:t xml:space="preserve"> </w:t>
              </w:r>
              <w:proofErr w:type="spellStart"/>
              <w:r>
                <w:rPr>
                  <w:rStyle w:val="relative"/>
                </w:rPr>
                <w:t>Flexibility</w:t>
              </w:r>
              <w:proofErr w:type="spellEnd"/>
              <w:r>
                <w:rPr>
                  <w:rStyle w:val="relative"/>
                </w:rPr>
                <w:t xml:space="preserve"> </w:t>
              </w:r>
              <w:proofErr w:type="spellStart"/>
              <w:r>
                <w:rPr>
                  <w:rStyle w:val="relative"/>
                </w:rPr>
                <w:t>Trait</w:t>
              </w:r>
              <w:proofErr w:type="spellEnd"/>
              <w:r>
                <w:rPr>
                  <w:rStyle w:val="relative"/>
                </w:rPr>
                <w:t xml:space="preserve">," </w:t>
              </w:r>
              <w:r>
                <w:rPr>
                  <w:rStyle w:val="Kiemels"/>
                </w:rPr>
                <w:t>PLOS ONE</w:t>
              </w:r>
              <w:r>
                <w:rPr>
                  <w:rStyle w:val="relative"/>
                </w:rPr>
                <w:t xml:space="preserve">, </w:t>
              </w:r>
              <w:proofErr w:type="spellStart"/>
              <w:r>
                <w:rPr>
                  <w:rStyle w:val="relative"/>
                </w:rPr>
                <w:t>vol</w:t>
              </w:r>
              <w:proofErr w:type="spellEnd"/>
              <w:r>
                <w:rPr>
                  <w:rStyle w:val="relative"/>
                </w:rPr>
                <w:t xml:space="preserve">. 8, no. 8, e70350, 2013. [Online]. </w:t>
              </w:r>
              <w:proofErr w:type="spellStart"/>
              <w:r>
                <w:rPr>
                  <w:rStyle w:val="relative"/>
                </w:rPr>
                <w:t>Available</w:t>
              </w:r>
              <w:proofErr w:type="spellEnd"/>
              <w:r>
                <w:rPr>
                  <w:rStyle w:val="relative"/>
                </w:rPr>
                <w:t xml:space="preserve">: </w:t>
              </w:r>
              <w:r>
                <w:rPr>
                  <w:rStyle w:val="relative"/>
                </w:rPr>
                <w:fldChar w:fldCharType="begin"/>
              </w:r>
              <w:r>
                <w:rPr>
                  <w:rStyle w:val="relative"/>
                </w:rPr>
                <w:instrText xml:space="preserve"> HYPERLINK "https://journals.plos.org/plosone/article?id=10.1371%2Fjournal.pone.0070350" \t "_new" </w:instrText>
              </w:r>
              <w:r>
                <w:rPr>
                  <w:rStyle w:val="relative"/>
                </w:rPr>
                <w:fldChar w:fldCharType="separate"/>
              </w:r>
              <w:r>
                <w:rPr>
                  <w:rStyle w:val="Hiperhivatkozs"/>
                </w:rPr>
                <w:t>https://journals.plos.org/plosone/article?id=10.1371%2Fjournal.pone.0070350</w:t>
              </w:r>
              <w:r>
                <w:rPr>
                  <w:rStyle w:val="relative"/>
                </w:rPr>
                <w:fldChar w:fldCharType="end"/>
              </w:r>
              <w:r>
                <w:t>​</w:t>
              </w:r>
            </w:ins>
          </w:p>
          <w:p w14:paraId="5545B522" w14:textId="77777777" w:rsidR="005B3B33" w:rsidRPr="00FD2544" w:rsidRDefault="005B3B33" w:rsidP="00FD2544">
            <w:pPr>
              <w:rPr>
                <w:ins w:id="1951" w:author="Nonstop Gamerek" w:date="2025-04-25T12:41:00Z"/>
                <w:rPrChange w:id="1952" w:author="Nonstop Gamerek" w:date="2025-04-25T13:14:00Z">
                  <w:rPr>
                    <w:ins w:id="1953" w:author="Nonstop Gamerek" w:date="2025-04-25T12:41:00Z"/>
                  </w:rPr>
                </w:rPrChange>
              </w:rPr>
              <w:pPrChange w:id="1954" w:author="Nonstop Gamerek" w:date="2025-04-25T13:14:00Z">
                <w:pPr>
                  <w:pStyle w:val="Irodalomjegyzk"/>
                </w:pPr>
              </w:pPrChange>
            </w:pPr>
          </w:p>
        </w:tc>
      </w:tr>
      <w:tr w:rsidR="00A05DF0" w14:paraId="06FE2167" w14:textId="77777777" w:rsidTr="00AA0954">
        <w:trPr>
          <w:divId w:val="1268612199"/>
          <w:trHeight w:val="1779"/>
          <w:ins w:id="1955" w:author="Nonstop Gamerek" w:date="2025-04-25T14:18:00Z"/>
        </w:trPr>
        <w:tc>
          <w:tcPr>
            <w:tcW w:w="356" w:type="pct"/>
          </w:tcPr>
          <w:p w14:paraId="1B839E9E" w14:textId="13A88E75" w:rsidR="00A05DF0" w:rsidRDefault="00A05DF0" w:rsidP="00AA0954">
            <w:pPr>
              <w:pStyle w:val="Irodalomjegyzk"/>
              <w:rPr>
                <w:ins w:id="1956" w:author="Nonstop Gamerek" w:date="2025-04-25T14:18:00Z"/>
                <w:noProof/>
              </w:rPr>
            </w:pPr>
            <w:ins w:id="1957" w:author="Nonstop Gamerek" w:date="2025-04-25T14:18:00Z">
              <w:r>
                <w:rPr>
                  <w:noProof/>
                </w:rPr>
                <w:t>[21]</w:t>
              </w:r>
            </w:ins>
          </w:p>
        </w:tc>
        <w:tc>
          <w:tcPr>
            <w:tcW w:w="0" w:type="auto"/>
          </w:tcPr>
          <w:p w14:paraId="2368CFF1" w14:textId="3C5D2198" w:rsidR="00A05DF0" w:rsidRDefault="005F71AF" w:rsidP="00AA0954">
            <w:pPr>
              <w:pStyle w:val="Irodalomjegyzk"/>
              <w:rPr>
                <w:ins w:id="1958" w:author="Nonstop Gamerek" w:date="2025-04-25T14:18:00Z"/>
                <w:rStyle w:val="relative"/>
              </w:rPr>
            </w:pPr>
            <w:ins w:id="1959" w:author="Nonstop Gamerek" w:date="2025-04-25T14:19:00Z">
              <w:r>
                <w:t xml:space="preserve">John </w:t>
              </w:r>
              <w:proofErr w:type="spellStart"/>
              <w:r>
                <w:t>Brooke</w:t>
              </w:r>
              <w:proofErr w:type="spellEnd"/>
              <w:r>
                <w:t xml:space="preserve">, "SUS: A 'Quick and </w:t>
              </w:r>
              <w:proofErr w:type="spellStart"/>
              <w:r>
                <w:t>Dirty</w:t>
              </w:r>
              <w:proofErr w:type="spellEnd"/>
              <w:r>
                <w:t xml:space="preserve">' </w:t>
              </w:r>
              <w:proofErr w:type="spellStart"/>
              <w:r>
                <w:t>Usability</w:t>
              </w:r>
              <w:proofErr w:type="spellEnd"/>
              <w:r>
                <w:t xml:space="preserve"> </w:t>
              </w:r>
              <w:proofErr w:type="spellStart"/>
              <w:r>
                <w:t>Scale</w:t>
              </w:r>
              <w:proofErr w:type="spellEnd"/>
              <w:r>
                <w:t xml:space="preserve">", </w:t>
              </w:r>
              <w:proofErr w:type="spellStart"/>
              <w:r>
                <w:t>Usability</w:t>
              </w:r>
              <w:proofErr w:type="spellEnd"/>
              <w:r>
                <w:t xml:space="preserve"> </w:t>
              </w:r>
              <w:proofErr w:type="spellStart"/>
              <w:r>
                <w:t>Evaluation</w:t>
              </w:r>
              <w:proofErr w:type="spellEnd"/>
              <w:r>
                <w:t xml:space="preserve"> in </w:t>
              </w:r>
              <w:proofErr w:type="spellStart"/>
              <w:r>
                <w:t>Industry</w:t>
              </w:r>
              <w:proofErr w:type="spellEnd"/>
              <w:r>
                <w:t xml:space="preserve">, CRC Press, 1996 [Online] </w:t>
              </w:r>
              <w:proofErr w:type="spellStart"/>
              <w:r>
                <w:t>Available</w:t>
              </w:r>
              <w:proofErr w:type="spellEnd"/>
              <w:r>
                <w:t>: Taylor &amp; Francis</w:t>
              </w:r>
            </w:ins>
          </w:p>
        </w:tc>
      </w:tr>
      <w:tr w:rsidR="00A05DF0" w14:paraId="41D346CF" w14:textId="77777777" w:rsidTr="00AA0954">
        <w:trPr>
          <w:divId w:val="1268612199"/>
          <w:trHeight w:val="1779"/>
          <w:ins w:id="1960" w:author="Nonstop Gamerek" w:date="2025-04-25T14:18:00Z"/>
        </w:trPr>
        <w:tc>
          <w:tcPr>
            <w:tcW w:w="356" w:type="pct"/>
          </w:tcPr>
          <w:p w14:paraId="1EE89739" w14:textId="6876B676" w:rsidR="00A05DF0" w:rsidRDefault="00A05DF0" w:rsidP="00AA0954">
            <w:pPr>
              <w:pStyle w:val="Irodalomjegyzk"/>
              <w:rPr>
                <w:ins w:id="1961" w:author="Nonstop Gamerek" w:date="2025-04-25T14:18:00Z"/>
                <w:noProof/>
              </w:rPr>
            </w:pPr>
            <w:ins w:id="1962" w:author="Nonstop Gamerek" w:date="2025-04-25T14:18:00Z">
              <w:r>
                <w:rPr>
                  <w:noProof/>
                </w:rPr>
                <w:t>[22]</w:t>
              </w:r>
            </w:ins>
          </w:p>
        </w:tc>
        <w:tc>
          <w:tcPr>
            <w:tcW w:w="0" w:type="auto"/>
          </w:tcPr>
          <w:p w14:paraId="5BFE320F" w14:textId="56CB7E2F" w:rsidR="00A05DF0" w:rsidRDefault="005F71AF" w:rsidP="00AA0954">
            <w:pPr>
              <w:pStyle w:val="Irodalomjegyzk"/>
              <w:rPr>
                <w:ins w:id="1963" w:author="Nonstop Gamerek" w:date="2025-04-25T14:18:00Z"/>
                <w:rStyle w:val="relative"/>
              </w:rPr>
            </w:pPr>
            <w:ins w:id="1964" w:author="Nonstop Gamerek" w:date="2025-04-25T14:19:00Z">
              <w:r>
                <w:t xml:space="preserve">Jeff </w:t>
              </w:r>
              <w:proofErr w:type="spellStart"/>
              <w:r>
                <w:t>Sauro</w:t>
              </w:r>
              <w:proofErr w:type="spellEnd"/>
              <w:r>
                <w:t>, "</w:t>
              </w:r>
              <w:proofErr w:type="spellStart"/>
              <w:r>
                <w:t>Measuring</w:t>
              </w:r>
              <w:proofErr w:type="spellEnd"/>
              <w:r>
                <w:t xml:space="preserve"> </w:t>
              </w:r>
              <w:proofErr w:type="spellStart"/>
              <w:r>
                <w:t>Usability</w:t>
              </w:r>
              <w:proofErr w:type="spellEnd"/>
              <w:r>
                <w:t xml:space="preserve"> </w:t>
              </w:r>
              <w:proofErr w:type="spellStart"/>
              <w:r>
                <w:t>with</w:t>
              </w:r>
              <w:proofErr w:type="spellEnd"/>
              <w:r>
                <w:t xml:space="preserve"> </w:t>
              </w:r>
              <w:proofErr w:type="spellStart"/>
              <w:r>
                <w:t>the</w:t>
              </w:r>
              <w:proofErr w:type="spellEnd"/>
              <w:r>
                <w:t xml:space="preserve"> System </w:t>
              </w:r>
              <w:proofErr w:type="spellStart"/>
              <w:r>
                <w:t>Usability</w:t>
              </w:r>
              <w:proofErr w:type="spellEnd"/>
              <w:r>
                <w:t xml:space="preserve"> </w:t>
              </w:r>
              <w:proofErr w:type="spellStart"/>
              <w:r>
                <w:t>Scale</w:t>
              </w:r>
              <w:proofErr w:type="spellEnd"/>
              <w:r>
                <w:t xml:space="preserve"> (SUS)", </w:t>
              </w:r>
              <w:proofErr w:type="spellStart"/>
              <w:r>
                <w:t>MeasuringU</w:t>
              </w:r>
              <w:proofErr w:type="spellEnd"/>
              <w:r>
                <w:t xml:space="preserve">, 2011 [Online] </w:t>
              </w:r>
              <w:proofErr w:type="spellStart"/>
              <w:r>
                <w:t>Available</w:t>
              </w:r>
              <w:proofErr w:type="spellEnd"/>
              <w:r>
                <w:t xml:space="preserve">: </w:t>
              </w:r>
              <w:proofErr w:type="spellStart"/>
              <w:r>
                <w:t>MeasuringU</w:t>
              </w:r>
            </w:ins>
            <w:proofErr w:type="spellEnd"/>
          </w:p>
        </w:tc>
      </w:tr>
    </w:tbl>
    <w:p w14:paraId="7E4F30E8" w14:textId="40EE263C" w:rsidR="009944F1" w:rsidRDefault="009944F1" w:rsidP="00DD1DC6">
      <w:pPr>
        <w:ind w:firstLine="0"/>
        <w:divId w:val="1268612199"/>
        <w:rPr>
          <w:rFonts w:eastAsia="Times New Roman"/>
          <w:noProof/>
        </w:rPr>
      </w:pPr>
    </w:p>
    <w:p w14:paraId="0B3DAFAE" w14:textId="77777777" w:rsidR="00DD1DC6" w:rsidRDefault="00DD1DC6">
      <w:pPr>
        <w:ind w:firstLine="0"/>
        <w:divId w:val="1268612199"/>
        <w:rPr>
          <w:rFonts w:eastAsia="Times New Roman"/>
          <w:noProof/>
        </w:rPr>
        <w:pPrChange w:id="1965" w:author="Gamerek Nonstop" w:date="2024-12-05T20:25:00Z">
          <w:pPr>
            <w:divId w:val="1268612199"/>
          </w:pPr>
        </w:pPrChange>
      </w:pPr>
    </w:p>
    <w:p w14:paraId="3F143755" w14:textId="63F6B66C" w:rsidR="00527543" w:rsidRDefault="00B84CB4" w:rsidP="00771B5F">
      <w:pPr>
        <w:pStyle w:val="Cmsor1-szmozatlan"/>
      </w:pPr>
      <w:r>
        <w:lastRenderedPageBreak/>
        <w:fldChar w:fldCharType="end"/>
      </w:r>
      <w:bookmarkStart w:id="1966" w:name="_Ref89376640"/>
      <w:bookmarkStart w:id="1967" w:name="_Toc195551962"/>
      <w:commentRangeEnd w:id="1731"/>
      <w:commentRangeEnd w:id="1732"/>
      <w:r w:rsidR="00BE0479">
        <w:rPr>
          <w:rStyle w:val="Jegyzethivatkozs"/>
          <w:rFonts w:eastAsiaTheme="minorHAnsi" w:cstheme="minorHAnsi"/>
          <w:b w:val="0"/>
          <w:color w:val="auto"/>
        </w:rPr>
        <w:commentReference w:id="1731"/>
      </w:r>
      <w:r w:rsidR="00CB0E48">
        <w:rPr>
          <w:rStyle w:val="Jegyzethivatkozs"/>
          <w:rFonts w:eastAsiaTheme="minorHAnsi" w:cstheme="minorHAnsi"/>
          <w:b w:val="0"/>
          <w:color w:val="auto"/>
        </w:rPr>
        <w:commentReference w:id="1732"/>
      </w:r>
      <w:r w:rsidR="002F016A" w:rsidRPr="00FA1347">
        <w:t>Mellékletek</w:t>
      </w:r>
      <w:bookmarkEnd w:id="1966"/>
      <w:bookmarkEnd w:id="1967"/>
    </w:p>
    <w:p w14:paraId="41559A19" w14:textId="77777777" w:rsidR="0082775C" w:rsidRPr="0082775C" w:rsidRDefault="0082775C" w:rsidP="0082775C"/>
    <w:p w14:paraId="0C058215" w14:textId="77777777" w:rsidR="00B36958" w:rsidRPr="006E4100" w:rsidRDefault="00B36958" w:rsidP="00771B5F">
      <w:pPr>
        <w:pStyle w:val="Cmsor1-szmozatlan"/>
      </w:pPr>
      <w:bookmarkStart w:id="1968" w:name="_Toc195551963"/>
      <w:r w:rsidRPr="006E4100">
        <w:lastRenderedPageBreak/>
        <w:t>Ábrajegyzék</w:t>
      </w:r>
      <w:bookmarkEnd w:id="1968"/>
    </w:p>
    <w:p w14:paraId="552DB4DF" w14:textId="5616422C" w:rsidR="00BC40CC" w:rsidRDefault="000E3677">
      <w:pPr>
        <w:pStyle w:val="brajegyzk"/>
        <w:tabs>
          <w:tab w:val="right" w:pos="8493"/>
        </w:tabs>
        <w:rPr>
          <w:ins w:id="1969" w:author="Nonstop Gamerek" w:date="2025-04-23T12:48:00Z"/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ins w:id="1970" w:author="Nonstop Gamerek" w:date="2025-04-23T12:48:00Z">
        <w:r w:rsidR="00BC40CC" w:rsidRPr="00893088">
          <w:rPr>
            <w:rStyle w:val="Hiperhivatkozs"/>
            <w:noProof/>
          </w:rPr>
          <w:fldChar w:fldCharType="begin"/>
        </w:r>
        <w:r w:rsidR="00BC40CC" w:rsidRPr="00893088">
          <w:rPr>
            <w:rStyle w:val="Hiperhivatkozs"/>
            <w:noProof/>
          </w:rPr>
          <w:instrText xml:space="preserve"> </w:instrText>
        </w:r>
        <w:r w:rsidR="00BC40CC">
          <w:rPr>
            <w:noProof/>
          </w:rPr>
          <w:instrText>HYPERLINK \l "_Toc196304924"</w:instrText>
        </w:r>
        <w:r w:rsidR="00BC40CC" w:rsidRPr="00893088">
          <w:rPr>
            <w:rStyle w:val="Hiperhivatkozs"/>
            <w:noProof/>
          </w:rPr>
          <w:instrText xml:space="preserve"> </w:instrText>
        </w:r>
        <w:r w:rsidR="00BC40CC" w:rsidRPr="00893088">
          <w:rPr>
            <w:rStyle w:val="Hiperhivatkozs"/>
            <w:noProof/>
          </w:rPr>
          <w:fldChar w:fldCharType="separate"/>
        </w:r>
        <w:r w:rsidR="00BC40CC" w:rsidRPr="00893088">
          <w:rPr>
            <w:rStyle w:val="Hiperhivatkozs"/>
            <w:noProof/>
          </w:rPr>
          <w:t>1. ábra: KSH és digitális fejlődés kimutatása [4]</w:t>
        </w:r>
        <w:r w:rsidR="00BC40CC">
          <w:rPr>
            <w:noProof/>
            <w:webHidden/>
          </w:rPr>
          <w:tab/>
        </w:r>
        <w:r w:rsidR="00BC40CC">
          <w:rPr>
            <w:noProof/>
            <w:webHidden/>
          </w:rPr>
          <w:fldChar w:fldCharType="begin"/>
        </w:r>
        <w:r w:rsidR="00BC40CC">
          <w:rPr>
            <w:noProof/>
            <w:webHidden/>
          </w:rPr>
          <w:instrText xml:space="preserve"> PAGEREF _Toc196304924 \h </w:instrText>
        </w:r>
      </w:ins>
      <w:r w:rsidR="00BC40CC">
        <w:rPr>
          <w:noProof/>
          <w:webHidden/>
        </w:rPr>
      </w:r>
      <w:r w:rsidR="00BC40CC">
        <w:rPr>
          <w:noProof/>
          <w:webHidden/>
        </w:rPr>
        <w:fldChar w:fldCharType="separate"/>
      </w:r>
      <w:ins w:id="1971" w:author="Nonstop Gamerek" w:date="2025-04-23T12:48:00Z">
        <w:r w:rsidR="00BC40CC">
          <w:rPr>
            <w:noProof/>
            <w:webHidden/>
          </w:rPr>
          <w:t>13</w:t>
        </w:r>
        <w:r w:rsidR="00BC40CC">
          <w:rPr>
            <w:noProof/>
            <w:webHidden/>
          </w:rPr>
          <w:fldChar w:fldCharType="end"/>
        </w:r>
        <w:r w:rsidR="00BC40CC" w:rsidRPr="00893088">
          <w:rPr>
            <w:rStyle w:val="Hiperhivatkozs"/>
            <w:noProof/>
          </w:rPr>
          <w:fldChar w:fldCharType="end"/>
        </w:r>
      </w:ins>
    </w:p>
    <w:p w14:paraId="5580BBA8" w14:textId="0A577FC4" w:rsidR="00BC40CC" w:rsidRDefault="00BC40CC">
      <w:pPr>
        <w:pStyle w:val="brajegyzk"/>
        <w:tabs>
          <w:tab w:val="right" w:pos="8493"/>
        </w:tabs>
        <w:rPr>
          <w:ins w:id="1972" w:author="Nonstop Gamerek" w:date="2025-04-23T12:48:00Z"/>
          <w:rFonts w:asciiTheme="minorHAnsi" w:eastAsiaTheme="minorEastAsia" w:hAnsiTheme="minorHAnsi"/>
          <w:noProof/>
          <w:sz w:val="22"/>
          <w:lang w:eastAsia="hu-HU"/>
        </w:rPr>
      </w:pPr>
      <w:ins w:id="1973" w:author="Nonstop Gamerek" w:date="2025-04-23T12:48:00Z">
        <w:r w:rsidRPr="00893088">
          <w:rPr>
            <w:rStyle w:val="Hiperhivatkozs"/>
            <w:noProof/>
          </w:rPr>
          <w:fldChar w:fldCharType="begin"/>
        </w:r>
        <w:r w:rsidRPr="00893088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"C:\\Users\\nonst\\Downloads\\2025_2_CsernákLászló_BT0PSL_Szakdolgozat_VP (1).docx" \l "_Toc196304925"</w:instrText>
        </w:r>
        <w:r w:rsidRPr="00893088">
          <w:rPr>
            <w:rStyle w:val="Hiperhivatkozs"/>
            <w:noProof/>
          </w:rPr>
          <w:instrText xml:space="preserve"> </w:instrText>
        </w:r>
        <w:r w:rsidRPr="00893088">
          <w:rPr>
            <w:rStyle w:val="Hiperhivatkozs"/>
            <w:noProof/>
          </w:rPr>
          <w:fldChar w:fldCharType="separate"/>
        </w:r>
        <w:r w:rsidRPr="00893088">
          <w:rPr>
            <w:rStyle w:val="Hiperhivatkozs"/>
            <w:noProof/>
          </w:rPr>
          <w:t>2. ábra: EU és Magyarország digitális fejlődésének kimutatása a KSH adatai alapján [5]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_Toc196304925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74" w:author="Nonstop Gamerek" w:date="2025-04-23T12:48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893088">
          <w:rPr>
            <w:rStyle w:val="Hiperhivatkozs"/>
            <w:noProof/>
          </w:rPr>
          <w:fldChar w:fldCharType="end"/>
        </w:r>
      </w:ins>
    </w:p>
    <w:p w14:paraId="46AC0468" w14:textId="5D548CF3" w:rsidR="00BC40CC" w:rsidRDefault="00BC40CC">
      <w:pPr>
        <w:pStyle w:val="brajegyzk"/>
        <w:tabs>
          <w:tab w:val="right" w:pos="8493"/>
        </w:tabs>
        <w:rPr>
          <w:ins w:id="1975" w:author="Nonstop Gamerek" w:date="2025-04-23T12:48:00Z"/>
          <w:rFonts w:asciiTheme="minorHAnsi" w:eastAsiaTheme="minorEastAsia" w:hAnsiTheme="minorHAnsi"/>
          <w:noProof/>
          <w:sz w:val="22"/>
          <w:lang w:eastAsia="hu-HU"/>
        </w:rPr>
      </w:pPr>
      <w:ins w:id="1976" w:author="Nonstop Gamerek" w:date="2025-04-23T12:48:00Z">
        <w:r w:rsidRPr="00893088">
          <w:rPr>
            <w:rStyle w:val="Hiperhivatkozs"/>
            <w:noProof/>
          </w:rPr>
          <w:fldChar w:fldCharType="begin"/>
        </w:r>
        <w:r w:rsidRPr="00893088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"C:\\Users\\nonst\\Downloads\\2025_2_CsernákLászló_BT0PSL_Szakdolgozat_VP (1).docx" \l "_Toc196304926"</w:instrText>
        </w:r>
        <w:r w:rsidRPr="00893088">
          <w:rPr>
            <w:rStyle w:val="Hiperhivatkozs"/>
            <w:noProof/>
          </w:rPr>
          <w:instrText xml:space="preserve"> </w:instrText>
        </w:r>
        <w:r w:rsidRPr="00893088">
          <w:rPr>
            <w:rStyle w:val="Hiperhivatkozs"/>
            <w:noProof/>
          </w:rPr>
          <w:fldChar w:fldCharType="separate"/>
        </w:r>
        <w:r w:rsidRPr="00893088">
          <w:rPr>
            <w:rStyle w:val="Hiperhivatkozs"/>
            <w:noProof/>
          </w:rPr>
          <w:t>3. ábra: Unity Hub felülete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_Toc196304926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77" w:author="Nonstop Gamerek" w:date="2025-04-23T12:48:00Z"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  <w:r w:rsidRPr="00893088">
          <w:rPr>
            <w:rStyle w:val="Hiperhivatkozs"/>
            <w:noProof/>
          </w:rPr>
          <w:fldChar w:fldCharType="end"/>
        </w:r>
      </w:ins>
    </w:p>
    <w:p w14:paraId="5031E498" w14:textId="6E92337D" w:rsidR="00BC40CC" w:rsidRDefault="00BC40CC">
      <w:pPr>
        <w:pStyle w:val="brajegyzk"/>
        <w:tabs>
          <w:tab w:val="right" w:pos="8493"/>
        </w:tabs>
        <w:rPr>
          <w:ins w:id="1978" w:author="Nonstop Gamerek" w:date="2025-04-23T12:48:00Z"/>
          <w:rFonts w:asciiTheme="minorHAnsi" w:eastAsiaTheme="minorEastAsia" w:hAnsiTheme="minorHAnsi"/>
          <w:noProof/>
          <w:sz w:val="22"/>
          <w:lang w:eastAsia="hu-HU"/>
        </w:rPr>
      </w:pPr>
      <w:ins w:id="1979" w:author="Nonstop Gamerek" w:date="2025-04-23T12:48:00Z">
        <w:r w:rsidRPr="00893088">
          <w:rPr>
            <w:rStyle w:val="Hiperhivatkozs"/>
            <w:noProof/>
          </w:rPr>
          <w:fldChar w:fldCharType="begin"/>
        </w:r>
        <w:r w:rsidRPr="00893088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"C:\\Users\\nonst\\Downloads\\2025_2_CsernákLászló_BT0PSL_Szakdolgozat_VP (1).docx" \l "_Toc196304927"</w:instrText>
        </w:r>
        <w:r w:rsidRPr="00893088">
          <w:rPr>
            <w:rStyle w:val="Hiperhivatkozs"/>
            <w:noProof/>
          </w:rPr>
          <w:instrText xml:space="preserve"> </w:instrText>
        </w:r>
        <w:r w:rsidRPr="00893088">
          <w:rPr>
            <w:rStyle w:val="Hiperhivatkozs"/>
            <w:noProof/>
          </w:rPr>
          <w:fldChar w:fldCharType="separate"/>
        </w:r>
        <w:r w:rsidRPr="00893088">
          <w:rPr>
            <w:rStyle w:val="Hiperhivatkozs"/>
            <w:noProof/>
          </w:rPr>
          <w:t>4. ábra: Simon Say’s illusztráció egy online memóriafejlesztő felületről [8]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_Toc196304927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80" w:author="Nonstop Gamerek" w:date="2025-04-23T12:48:00Z"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  <w:r w:rsidRPr="00893088">
          <w:rPr>
            <w:rStyle w:val="Hiperhivatkozs"/>
            <w:noProof/>
          </w:rPr>
          <w:fldChar w:fldCharType="end"/>
        </w:r>
      </w:ins>
    </w:p>
    <w:p w14:paraId="251B7AC1" w14:textId="71A94380" w:rsidR="00BC40CC" w:rsidRDefault="00BC40CC">
      <w:pPr>
        <w:pStyle w:val="brajegyzk"/>
        <w:tabs>
          <w:tab w:val="right" w:pos="8493"/>
        </w:tabs>
        <w:rPr>
          <w:ins w:id="1981" w:author="Nonstop Gamerek" w:date="2025-04-23T12:48:00Z"/>
          <w:rFonts w:asciiTheme="minorHAnsi" w:eastAsiaTheme="minorEastAsia" w:hAnsiTheme="minorHAnsi"/>
          <w:noProof/>
          <w:sz w:val="22"/>
          <w:lang w:eastAsia="hu-HU"/>
        </w:rPr>
      </w:pPr>
      <w:ins w:id="1982" w:author="Nonstop Gamerek" w:date="2025-04-23T12:48:00Z">
        <w:r w:rsidRPr="00893088">
          <w:rPr>
            <w:rStyle w:val="Hiperhivatkozs"/>
            <w:noProof/>
          </w:rPr>
          <w:fldChar w:fldCharType="begin"/>
        </w:r>
        <w:r w:rsidRPr="00893088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"C:\\Users\\nonst\\Downloads\\2025_2_CsernákLászló_BT0PSL_Szakdolgozat_VP (1).docx" \l "_Toc196304928"</w:instrText>
        </w:r>
        <w:r w:rsidRPr="00893088">
          <w:rPr>
            <w:rStyle w:val="Hiperhivatkozs"/>
            <w:noProof/>
          </w:rPr>
          <w:instrText xml:space="preserve"> </w:instrText>
        </w:r>
        <w:r w:rsidRPr="00893088">
          <w:rPr>
            <w:rStyle w:val="Hiperhivatkozs"/>
            <w:noProof/>
          </w:rPr>
          <w:fldChar w:fldCharType="separate"/>
        </w:r>
        <w:r w:rsidRPr="00893088">
          <w:rPr>
            <w:rStyle w:val="Hiperhivatkozs"/>
            <w:noProof/>
          </w:rPr>
          <w:t>5. ábra: Simon Say’s vizuális kialakítása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_Toc196304928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83" w:author="Nonstop Gamerek" w:date="2025-04-23T12:48:00Z"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  <w:r w:rsidRPr="00893088">
          <w:rPr>
            <w:rStyle w:val="Hiperhivatkozs"/>
            <w:noProof/>
          </w:rPr>
          <w:fldChar w:fldCharType="end"/>
        </w:r>
      </w:ins>
    </w:p>
    <w:p w14:paraId="2A41084B" w14:textId="79879F4C" w:rsidR="00BC40CC" w:rsidRDefault="00BC40CC">
      <w:pPr>
        <w:pStyle w:val="brajegyzk"/>
        <w:tabs>
          <w:tab w:val="right" w:pos="8493"/>
        </w:tabs>
        <w:rPr>
          <w:ins w:id="1984" w:author="Nonstop Gamerek" w:date="2025-04-23T12:48:00Z"/>
          <w:rFonts w:asciiTheme="minorHAnsi" w:eastAsiaTheme="minorEastAsia" w:hAnsiTheme="minorHAnsi"/>
          <w:noProof/>
          <w:sz w:val="22"/>
          <w:lang w:eastAsia="hu-HU"/>
        </w:rPr>
      </w:pPr>
      <w:ins w:id="1985" w:author="Nonstop Gamerek" w:date="2025-04-23T12:48:00Z">
        <w:r w:rsidRPr="00893088">
          <w:rPr>
            <w:rStyle w:val="Hiperhivatkozs"/>
            <w:noProof/>
          </w:rPr>
          <w:fldChar w:fldCharType="begin"/>
        </w:r>
        <w:r w:rsidRPr="00893088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"C:\\Users\\nonst\\Downloads\\2025_2_CsernákLászló_BT0PSL_Szakdolgozat_VP (1).docx" \l "_Toc196304929"</w:instrText>
        </w:r>
        <w:r w:rsidRPr="00893088">
          <w:rPr>
            <w:rStyle w:val="Hiperhivatkozs"/>
            <w:noProof/>
          </w:rPr>
          <w:instrText xml:space="preserve"> </w:instrText>
        </w:r>
        <w:r w:rsidRPr="00893088">
          <w:rPr>
            <w:rStyle w:val="Hiperhivatkozs"/>
            <w:noProof/>
          </w:rPr>
          <w:fldChar w:fldCharType="separate"/>
        </w:r>
        <w:r w:rsidRPr="00893088">
          <w:rPr>
            <w:rStyle w:val="Hiperhivatkozs"/>
            <w:noProof/>
          </w:rPr>
          <w:t>6. ábra: „PickRandomColor ()” függvény színek random kiválasztásához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_Toc196304929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86" w:author="Nonstop Gamerek" w:date="2025-04-23T12:48:00Z"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  <w:r w:rsidRPr="00893088">
          <w:rPr>
            <w:rStyle w:val="Hiperhivatkozs"/>
            <w:noProof/>
          </w:rPr>
          <w:fldChar w:fldCharType="end"/>
        </w:r>
      </w:ins>
    </w:p>
    <w:p w14:paraId="1BE7F858" w14:textId="6FCBE988" w:rsidR="00BC40CC" w:rsidRDefault="00BC40CC">
      <w:pPr>
        <w:pStyle w:val="brajegyzk"/>
        <w:tabs>
          <w:tab w:val="right" w:pos="8493"/>
        </w:tabs>
        <w:rPr>
          <w:ins w:id="1987" w:author="Nonstop Gamerek" w:date="2025-04-23T12:48:00Z"/>
          <w:rFonts w:asciiTheme="minorHAnsi" w:eastAsiaTheme="minorEastAsia" w:hAnsiTheme="minorHAnsi"/>
          <w:noProof/>
          <w:sz w:val="22"/>
          <w:lang w:eastAsia="hu-HU"/>
        </w:rPr>
      </w:pPr>
      <w:ins w:id="1988" w:author="Nonstop Gamerek" w:date="2025-04-23T12:48:00Z">
        <w:r w:rsidRPr="00893088">
          <w:rPr>
            <w:rStyle w:val="Hiperhivatkozs"/>
            <w:noProof/>
          </w:rPr>
          <w:fldChar w:fldCharType="begin"/>
        </w:r>
        <w:r w:rsidRPr="00893088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"C:\\Users\\nonst\\Downloads\\2025_2_CsernákLászló_BT0PSL_Szakdolgozat_VP (1).docx" \l "_Toc196304930"</w:instrText>
        </w:r>
        <w:r w:rsidRPr="00893088">
          <w:rPr>
            <w:rStyle w:val="Hiperhivatkozs"/>
            <w:noProof/>
          </w:rPr>
          <w:instrText xml:space="preserve"> </w:instrText>
        </w:r>
        <w:r w:rsidRPr="00893088">
          <w:rPr>
            <w:rStyle w:val="Hiperhivatkozs"/>
            <w:noProof/>
          </w:rPr>
          <w:fldChar w:fldCharType="separate"/>
        </w:r>
        <w:r w:rsidRPr="00893088">
          <w:rPr>
            <w:rStyle w:val="Hiperhivatkozs"/>
            <w:noProof/>
          </w:rPr>
          <w:t>7. ábra: „ResetGame ()” metódus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_Toc196304930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89" w:author="Nonstop Gamerek" w:date="2025-04-23T12:48:00Z"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  <w:r w:rsidRPr="00893088">
          <w:rPr>
            <w:rStyle w:val="Hiperhivatkozs"/>
            <w:noProof/>
          </w:rPr>
          <w:fldChar w:fldCharType="end"/>
        </w:r>
      </w:ins>
    </w:p>
    <w:p w14:paraId="2D2F0C4E" w14:textId="0FD3AFB1" w:rsidR="00BC40CC" w:rsidRDefault="00BC40CC">
      <w:pPr>
        <w:pStyle w:val="brajegyzk"/>
        <w:tabs>
          <w:tab w:val="right" w:pos="8493"/>
        </w:tabs>
        <w:rPr>
          <w:ins w:id="1990" w:author="Nonstop Gamerek" w:date="2025-04-23T12:48:00Z"/>
          <w:rFonts w:asciiTheme="minorHAnsi" w:eastAsiaTheme="minorEastAsia" w:hAnsiTheme="minorHAnsi"/>
          <w:noProof/>
          <w:sz w:val="22"/>
          <w:lang w:eastAsia="hu-HU"/>
        </w:rPr>
      </w:pPr>
      <w:ins w:id="1991" w:author="Nonstop Gamerek" w:date="2025-04-23T12:48:00Z">
        <w:r w:rsidRPr="00893088">
          <w:rPr>
            <w:rStyle w:val="Hiperhivatkozs"/>
            <w:noProof/>
          </w:rPr>
          <w:fldChar w:fldCharType="begin"/>
        </w:r>
        <w:r w:rsidRPr="00893088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"C:\\Users\\nonst\\Downloads\\2025_2_CsernákLászló_BT0PSL_Szakdolgozat_VP (1).docx" \l "_Toc196304931"</w:instrText>
        </w:r>
        <w:r w:rsidRPr="00893088">
          <w:rPr>
            <w:rStyle w:val="Hiperhivatkozs"/>
            <w:noProof/>
          </w:rPr>
          <w:instrText xml:space="preserve"> </w:instrText>
        </w:r>
        <w:r w:rsidRPr="00893088">
          <w:rPr>
            <w:rStyle w:val="Hiperhivatkozs"/>
            <w:noProof/>
          </w:rPr>
          <w:fldChar w:fldCharType="separate"/>
        </w:r>
        <w:r w:rsidRPr="00893088">
          <w:rPr>
            <w:rStyle w:val="Hiperhivatkozs"/>
            <w:noProof/>
          </w:rPr>
          <w:t>8. ábra: Simon Say’s „Game Over ()” függvény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_Toc196304931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92" w:author="Nonstop Gamerek" w:date="2025-04-23T12:48:00Z"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  <w:r w:rsidRPr="00893088">
          <w:rPr>
            <w:rStyle w:val="Hiperhivatkozs"/>
            <w:noProof/>
          </w:rPr>
          <w:fldChar w:fldCharType="end"/>
        </w:r>
      </w:ins>
    </w:p>
    <w:p w14:paraId="00F7D8FE" w14:textId="5C081118" w:rsidR="00BC40CC" w:rsidRDefault="00BC40CC">
      <w:pPr>
        <w:pStyle w:val="brajegyzk"/>
        <w:tabs>
          <w:tab w:val="right" w:pos="8493"/>
        </w:tabs>
        <w:rPr>
          <w:ins w:id="1993" w:author="Nonstop Gamerek" w:date="2025-04-23T12:48:00Z"/>
          <w:rFonts w:asciiTheme="minorHAnsi" w:eastAsiaTheme="minorEastAsia" w:hAnsiTheme="minorHAnsi"/>
          <w:noProof/>
          <w:sz w:val="22"/>
          <w:lang w:eastAsia="hu-HU"/>
        </w:rPr>
      </w:pPr>
      <w:ins w:id="1994" w:author="Nonstop Gamerek" w:date="2025-04-23T12:48:00Z">
        <w:r w:rsidRPr="00893088">
          <w:rPr>
            <w:rStyle w:val="Hiperhivatkozs"/>
            <w:noProof/>
          </w:rPr>
          <w:fldChar w:fldCharType="begin"/>
        </w:r>
        <w:r w:rsidRPr="00893088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"C:\\Users\\nonst\\Downloads\\2025_2_CsernákLászló_BT0PSL_Szakdolgozat_VP (1).docx" \l "_Toc196304932"</w:instrText>
        </w:r>
        <w:r w:rsidRPr="00893088">
          <w:rPr>
            <w:rStyle w:val="Hiperhivatkozs"/>
            <w:noProof/>
          </w:rPr>
          <w:instrText xml:space="preserve"> </w:instrText>
        </w:r>
        <w:r w:rsidRPr="00893088">
          <w:rPr>
            <w:rStyle w:val="Hiperhivatkozs"/>
            <w:noProof/>
          </w:rPr>
          <w:fldChar w:fldCharType="separate"/>
        </w:r>
        <w:r w:rsidRPr="00893088">
          <w:rPr>
            <w:rStyle w:val="Hiperhivatkozs"/>
            <w:noProof/>
          </w:rPr>
          <w:t>9. ábra: PEGI tartalom jelzések [13][14]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_Toc196304932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95" w:author="Nonstop Gamerek" w:date="2025-04-23T12:48:00Z"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  <w:r w:rsidRPr="00893088">
          <w:rPr>
            <w:rStyle w:val="Hiperhivatkozs"/>
            <w:noProof/>
          </w:rPr>
          <w:fldChar w:fldCharType="end"/>
        </w:r>
      </w:ins>
    </w:p>
    <w:p w14:paraId="3F4C34C8" w14:textId="05E04511" w:rsidR="00BC40CC" w:rsidRDefault="00BC40CC">
      <w:pPr>
        <w:pStyle w:val="brajegyzk"/>
        <w:tabs>
          <w:tab w:val="right" w:pos="8493"/>
        </w:tabs>
        <w:rPr>
          <w:ins w:id="1996" w:author="Nonstop Gamerek" w:date="2025-04-23T12:48:00Z"/>
          <w:rFonts w:asciiTheme="minorHAnsi" w:eastAsiaTheme="minorEastAsia" w:hAnsiTheme="minorHAnsi"/>
          <w:noProof/>
          <w:sz w:val="22"/>
          <w:lang w:eastAsia="hu-HU"/>
        </w:rPr>
      </w:pPr>
      <w:ins w:id="1997" w:author="Nonstop Gamerek" w:date="2025-04-23T12:48:00Z">
        <w:r w:rsidRPr="00893088">
          <w:rPr>
            <w:rStyle w:val="Hiperhivatkozs"/>
            <w:noProof/>
          </w:rPr>
          <w:fldChar w:fldCharType="begin"/>
        </w:r>
        <w:r w:rsidRPr="00893088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"C:\\Users\\nonst\\Downloads\\2025_2_CsernákLászló_BT0PSL_Szakdolgozat_VP (1).docx" \l "_Toc196304933"</w:instrText>
        </w:r>
        <w:r w:rsidRPr="00893088">
          <w:rPr>
            <w:rStyle w:val="Hiperhivatkozs"/>
            <w:noProof/>
          </w:rPr>
          <w:instrText xml:space="preserve"> </w:instrText>
        </w:r>
        <w:r w:rsidRPr="00893088">
          <w:rPr>
            <w:rStyle w:val="Hiperhivatkozs"/>
            <w:noProof/>
          </w:rPr>
          <w:fldChar w:fldCharType="separate"/>
        </w:r>
        <w:r w:rsidRPr="00893088">
          <w:rPr>
            <w:rStyle w:val="Hiperhivatkozs"/>
            <w:noProof/>
          </w:rPr>
          <w:t>10. ábra: 2. szint megjelenés illusztrálása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_Toc196304933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98" w:author="Nonstop Gamerek" w:date="2025-04-23T12:48:00Z"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  <w:r w:rsidRPr="00893088">
          <w:rPr>
            <w:rStyle w:val="Hiperhivatkozs"/>
            <w:noProof/>
          </w:rPr>
          <w:fldChar w:fldCharType="end"/>
        </w:r>
      </w:ins>
    </w:p>
    <w:p w14:paraId="6991B273" w14:textId="7F83A0D3" w:rsidR="00BC40CC" w:rsidRDefault="00BC40CC">
      <w:pPr>
        <w:pStyle w:val="brajegyzk"/>
        <w:tabs>
          <w:tab w:val="right" w:pos="8493"/>
        </w:tabs>
        <w:rPr>
          <w:ins w:id="1999" w:author="Nonstop Gamerek" w:date="2025-04-23T12:48:00Z"/>
          <w:rFonts w:asciiTheme="minorHAnsi" w:eastAsiaTheme="minorEastAsia" w:hAnsiTheme="minorHAnsi"/>
          <w:noProof/>
          <w:sz w:val="22"/>
          <w:lang w:eastAsia="hu-HU"/>
        </w:rPr>
      </w:pPr>
      <w:ins w:id="2000" w:author="Nonstop Gamerek" w:date="2025-04-23T12:48:00Z">
        <w:r w:rsidRPr="00893088">
          <w:rPr>
            <w:rStyle w:val="Hiperhivatkozs"/>
            <w:noProof/>
          </w:rPr>
          <w:fldChar w:fldCharType="begin"/>
        </w:r>
        <w:r w:rsidRPr="00893088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"C:\\Users\\nonst\\Downloads\\2025_2_CsernákLászló_BT0PSL_Szakdolgozat_VP (1).docx" \l "_Toc196304934"</w:instrText>
        </w:r>
        <w:r w:rsidRPr="00893088">
          <w:rPr>
            <w:rStyle w:val="Hiperhivatkozs"/>
            <w:noProof/>
          </w:rPr>
          <w:instrText xml:space="preserve"> </w:instrText>
        </w:r>
        <w:r w:rsidRPr="00893088">
          <w:rPr>
            <w:rStyle w:val="Hiperhivatkozs"/>
            <w:noProof/>
          </w:rPr>
          <w:fldChar w:fldCharType="separate"/>
        </w:r>
        <w:r w:rsidRPr="00893088">
          <w:rPr>
            <w:rStyle w:val="Hiperhivatkozs"/>
            <w:noProof/>
          </w:rPr>
          <w:t>11. ábra: indító gomb kód illusztráció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_Toc196304934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01" w:author="Nonstop Gamerek" w:date="2025-04-23T12:48:00Z"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  <w:r w:rsidRPr="00893088">
          <w:rPr>
            <w:rStyle w:val="Hiperhivatkozs"/>
            <w:noProof/>
          </w:rPr>
          <w:fldChar w:fldCharType="end"/>
        </w:r>
      </w:ins>
    </w:p>
    <w:p w14:paraId="1577CA42" w14:textId="30446553" w:rsidR="00BC40CC" w:rsidRDefault="00BC40CC">
      <w:pPr>
        <w:pStyle w:val="brajegyzk"/>
        <w:tabs>
          <w:tab w:val="right" w:pos="8493"/>
        </w:tabs>
        <w:rPr>
          <w:ins w:id="2002" w:author="Nonstop Gamerek" w:date="2025-04-23T12:48:00Z"/>
          <w:rFonts w:asciiTheme="minorHAnsi" w:eastAsiaTheme="minorEastAsia" w:hAnsiTheme="minorHAnsi"/>
          <w:noProof/>
          <w:sz w:val="22"/>
          <w:lang w:eastAsia="hu-HU"/>
        </w:rPr>
      </w:pPr>
      <w:ins w:id="2003" w:author="Nonstop Gamerek" w:date="2025-04-23T12:48:00Z">
        <w:r w:rsidRPr="00893088">
          <w:rPr>
            <w:rStyle w:val="Hiperhivatkozs"/>
            <w:noProof/>
          </w:rPr>
          <w:fldChar w:fldCharType="begin"/>
        </w:r>
        <w:r w:rsidRPr="00893088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"C:\\Users\\nonst\\Downloads\\2025_2_CsernákLászló_BT0PSL_Szakdolgozat_VP (1).docx" \l "_Toc196304935"</w:instrText>
        </w:r>
        <w:r w:rsidRPr="00893088">
          <w:rPr>
            <w:rStyle w:val="Hiperhivatkozs"/>
            <w:noProof/>
          </w:rPr>
          <w:instrText xml:space="preserve"> </w:instrText>
        </w:r>
        <w:r w:rsidRPr="00893088">
          <w:rPr>
            <w:rStyle w:val="Hiperhivatkozs"/>
            <w:noProof/>
          </w:rPr>
          <w:fldChar w:fldCharType="separate"/>
        </w:r>
        <w:r w:rsidRPr="00893088">
          <w:rPr>
            <w:rStyle w:val="Hiperhivatkozs"/>
            <w:noProof/>
          </w:rPr>
          <w:t>12. ábra: „Update ()” metódus illusztráció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_Toc196304935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04" w:author="Nonstop Gamerek" w:date="2025-04-23T12:48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893088">
          <w:rPr>
            <w:rStyle w:val="Hiperhivatkozs"/>
            <w:noProof/>
          </w:rPr>
          <w:fldChar w:fldCharType="end"/>
        </w:r>
      </w:ins>
    </w:p>
    <w:p w14:paraId="2F970FB5" w14:textId="2A63310C" w:rsidR="00BC40CC" w:rsidRDefault="00BC40CC">
      <w:pPr>
        <w:pStyle w:val="brajegyzk"/>
        <w:tabs>
          <w:tab w:val="right" w:pos="8493"/>
        </w:tabs>
        <w:rPr>
          <w:ins w:id="2005" w:author="Nonstop Gamerek" w:date="2025-04-23T12:48:00Z"/>
          <w:rFonts w:asciiTheme="minorHAnsi" w:eastAsiaTheme="minorEastAsia" w:hAnsiTheme="minorHAnsi"/>
          <w:noProof/>
          <w:sz w:val="22"/>
          <w:lang w:eastAsia="hu-HU"/>
        </w:rPr>
      </w:pPr>
      <w:ins w:id="2006" w:author="Nonstop Gamerek" w:date="2025-04-23T12:48:00Z">
        <w:r w:rsidRPr="00893088">
          <w:rPr>
            <w:rStyle w:val="Hiperhivatkozs"/>
            <w:noProof/>
          </w:rPr>
          <w:fldChar w:fldCharType="begin"/>
        </w:r>
        <w:r w:rsidRPr="00893088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"C:\\Users\\nonst\\Downloads\\2025_2_CsernákLászló_BT0PSL_Szakdolgozat_VP (1).docx" \l "_Toc196304936"</w:instrText>
        </w:r>
        <w:r w:rsidRPr="00893088">
          <w:rPr>
            <w:rStyle w:val="Hiperhivatkozs"/>
            <w:noProof/>
          </w:rPr>
          <w:instrText xml:space="preserve"> </w:instrText>
        </w:r>
        <w:r w:rsidRPr="00893088">
          <w:rPr>
            <w:rStyle w:val="Hiperhivatkozs"/>
            <w:noProof/>
          </w:rPr>
          <w:fldChar w:fldCharType="separate"/>
        </w:r>
        <w:r w:rsidRPr="00893088">
          <w:rPr>
            <w:rStyle w:val="Hiperhivatkozs"/>
            <w:noProof/>
          </w:rPr>
          <w:t>13. ábra: „Shoot ()” metódus illusztráció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_Toc196304936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07" w:author="Nonstop Gamerek" w:date="2025-04-23T12:48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893088">
          <w:rPr>
            <w:rStyle w:val="Hiperhivatkozs"/>
            <w:noProof/>
          </w:rPr>
          <w:fldChar w:fldCharType="end"/>
        </w:r>
      </w:ins>
    </w:p>
    <w:p w14:paraId="51426267" w14:textId="01FFE318" w:rsidR="00BC40CC" w:rsidRDefault="00BC40CC">
      <w:pPr>
        <w:pStyle w:val="brajegyzk"/>
        <w:tabs>
          <w:tab w:val="right" w:pos="8493"/>
        </w:tabs>
        <w:rPr>
          <w:ins w:id="2008" w:author="Nonstop Gamerek" w:date="2025-04-23T12:48:00Z"/>
          <w:rFonts w:asciiTheme="minorHAnsi" w:eastAsiaTheme="minorEastAsia" w:hAnsiTheme="minorHAnsi"/>
          <w:noProof/>
          <w:sz w:val="22"/>
          <w:lang w:eastAsia="hu-HU"/>
        </w:rPr>
      </w:pPr>
      <w:ins w:id="2009" w:author="Nonstop Gamerek" w:date="2025-04-23T12:48:00Z">
        <w:r w:rsidRPr="00893088">
          <w:rPr>
            <w:rStyle w:val="Hiperhivatkozs"/>
            <w:noProof/>
          </w:rPr>
          <w:fldChar w:fldCharType="begin"/>
        </w:r>
        <w:r w:rsidRPr="00893088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"C:\\Users\\nonst\\Downloads\\2025_2_CsernákLászló_BT0PSL_Szakdolgozat_VP (1).docx" \l "_Toc196304937"</w:instrText>
        </w:r>
        <w:r w:rsidRPr="00893088">
          <w:rPr>
            <w:rStyle w:val="Hiperhivatkozs"/>
            <w:noProof/>
          </w:rPr>
          <w:instrText xml:space="preserve"> </w:instrText>
        </w:r>
        <w:r w:rsidRPr="00893088">
          <w:rPr>
            <w:rStyle w:val="Hiperhivatkozs"/>
            <w:noProof/>
          </w:rPr>
          <w:fldChar w:fldCharType="separate"/>
        </w:r>
        <w:r w:rsidRPr="00893088">
          <w:rPr>
            <w:rStyle w:val="Hiperhivatkozs"/>
            <w:noProof/>
          </w:rPr>
          <w:t>14. ábra: ObjectSpawner célpont generálás implementálási részlet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_Toc196304937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10" w:author="Nonstop Gamerek" w:date="2025-04-23T12:48:00Z"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  <w:r w:rsidRPr="00893088">
          <w:rPr>
            <w:rStyle w:val="Hiperhivatkozs"/>
            <w:noProof/>
          </w:rPr>
          <w:fldChar w:fldCharType="end"/>
        </w:r>
      </w:ins>
    </w:p>
    <w:p w14:paraId="7AC5E67A" w14:textId="54431239" w:rsidR="00BC40CC" w:rsidRDefault="00BC40CC">
      <w:pPr>
        <w:pStyle w:val="brajegyzk"/>
        <w:tabs>
          <w:tab w:val="right" w:pos="8493"/>
        </w:tabs>
        <w:rPr>
          <w:ins w:id="2011" w:author="Nonstop Gamerek" w:date="2025-04-23T12:48:00Z"/>
          <w:rFonts w:asciiTheme="minorHAnsi" w:eastAsiaTheme="minorEastAsia" w:hAnsiTheme="minorHAnsi"/>
          <w:noProof/>
          <w:sz w:val="22"/>
          <w:lang w:eastAsia="hu-HU"/>
        </w:rPr>
      </w:pPr>
      <w:ins w:id="2012" w:author="Nonstop Gamerek" w:date="2025-04-23T12:48:00Z">
        <w:r w:rsidRPr="00893088">
          <w:rPr>
            <w:rStyle w:val="Hiperhivatkozs"/>
            <w:noProof/>
          </w:rPr>
          <w:fldChar w:fldCharType="begin"/>
        </w:r>
        <w:r w:rsidRPr="00893088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"C:\\Users\\nonst\\Downloads\\2025_2_CsernákLászló_BT0PSL_Szakdolgozat_VP (1).docx" \l "_Toc196304938"</w:instrText>
        </w:r>
        <w:r w:rsidRPr="00893088">
          <w:rPr>
            <w:rStyle w:val="Hiperhivatkozs"/>
            <w:noProof/>
          </w:rPr>
          <w:instrText xml:space="preserve"> </w:instrText>
        </w:r>
        <w:r w:rsidRPr="00893088">
          <w:rPr>
            <w:rStyle w:val="Hiperhivatkozs"/>
            <w:noProof/>
          </w:rPr>
          <w:fldChar w:fldCharType="separate"/>
        </w:r>
        <w:r w:rsidRPr="00893088">
          <w:rPr>
            <w:rStyle w:val="Hiperhivatkozs"/>
            <w:noProof/>
          </w:rPr>
          <w:t>15. ábra: „ObjectSpawner” célpont generálás implementálási részlet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_Toc196304938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13" w:author="Nonstop Gamerek" w:date="2025-04-23T12:48:00Z"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  <w:r w:rsidRPr="00893088">
          <w:rPr>
            <w:rStyle w:val="Hiperhivatkozs"/>
            <w:noProof/>
          </w:rPr>
          <w:fldChar w:fldCharType="end"/>
        </w:r>
      </w:ins>
    </w:p>
    <w:p w14:paraId="1527C717" w14:textId="0A6A1EF0" w:rsidR="00BC40CC" w:rsidRDefault="00BC40CC">
      <w:pPr>
        <w:pStyle w:val="brajegyzk"/>
        <w:tabs>
          <w:tab w:val="right" w:pos="8493"/>
        </w:tabs>
        <w:rPr>
          <w:ins w:id="2014" w:author="Nonstop Gamerek" w:date="2025-04-23T12:48:00Z"/>
          <w:rFonts w:asciiTheme="minorHAnsi" w:eastAsiaTheme="minorEastAsia" w:hAnsiTheme="minorHAnsi"/>
          <w:noProof/>
          <w:sz w:val="22"/>
          <w:lang w:eastAsia="hu-HU"/>
        </w:rPr>
      </w:pPr>
      <w:ins w:id="2015" w:author="Nonstop Gamerek" w:date="2025-04-23T12:48:00Z">
        <w:r w:rsidRPr="00893088">
          <w:rPr>
            <w:rStyle w:val="Hiperhivatkozs"/>
            <w:noProof/>
          </w:rPr>
          <w:fldChar w:fldCharType="begin"/>
        </w:r>
        <w:r w:rsidRPr="00893088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"C:\\Users\\nonst\\Downloads\\2025_2_CsernákLászló_BT0PSL_Szakdolgozat_VP (1).docx" \l "_Toc196304939"</w:instrText>
        </w:r>
        <w:r w:rsidRPr="00893088">
          <w:rPr>
            <w:rStyle w:val="Hiperhivatkozs"/>
            <w:noProof/>
          </w:rPr>
          <w:instrText xml:space="preserve"> </w:instrText>
        </w:r>
        <w:r w:rsidRPr="00893088">
          <w:rPr>
            <w:rStyle w:val="Hiperhivatkozs"/>
            <w:noProof/>
          </w:rPr>
          <w:fldChar w:fldCharType="separate"/>
        </w:r>
        <w:r w:rsidRPr="00893088">
          <w:rPr>
            <w:rStyle w:val="Hiperhivatkozs"/>
            <w:noProof/>
          </w:rPr>
          <w:t>16. ábra: Labirintus modell illusztráció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_Toc196304939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16" w:author="Nonstop Gamerek" w:date="2025-04-23T12:48:00Z"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  <w:r w:rsidRPr="00893088">
          <w:rPr>
            <w:rStyle w:val="Hiperhivatkozs"/>
            <w:noProof/>
          </w:rPr>
          <w:fldChar w:fldCharType="end"/>
        </w:r>
      </w:ins>
    </w:p>
    <w:p w14:paraId="320D7F12" w14:textId="571B9AB7" w:rsidR="00BC40CC" w:rsidRDefault="00BC40CC">
      <w:pPr>
        <w:pStyle w:val="brajegyzk"/>
        <w:tabs>
          <w:tab w:val="right" w:pos="8493"/>
        </w:tabs>
        <w:rPr>
          <w:ins w:id="2017" w:author="Nonstop Gamerek" w:date="2025-04-23T12:48:00Z"/>
          <w:rFonts w:asciiTheme="minorHAnsi" w:eastAsiaTheme="minorEastAsia" w:hAnsiTheme="minorHAnsi"/>
          <w:noProof/>
          <w:sz w:val="22"/>
          <w:lang w:eastAsia="hu-HU"/>
        </w:rPr>
      </w:pPr>
      <w:ins w:id="2018" w:author="Nonstop Gamerek" w:date="2025-04-23T12:48:00Z">
        <w:r w:rsidRPr="00893088">
          <w:rPr>
            <w:rStyle w:val="Hiperhivatkozs"/>
            <w:noProof/>
          </w:rPr>
          <w:fldChar w:fldCharType="begin"/>
        </w:r>
        <w:r w:rsidRPr="00893088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"C:\\Users\\nonst\\Downloads\\2025_2_CsernákLászló_BT0PSL_Szakdolgozat_VP (1).docx" \l "_Toc196304940"</w:instrText>
        </w:r>
        <w:r w:rsidRPr="00893088">
          <w:rPr>
            <w:rStyle w:val="Hiperhivatkozs"/>
            <w:noProof/>
          </w:rPr>
          <w:instrText xml:space="preserve"> </w:instrText>
        </w:r>
        <w:r w:rsidRPr="00893088">
          <w:rPr>
            <w:rStyle w:val="Hiperhivatkozs"/>
            <w:noProof/>
          </w:rPr>
          <w:fldChar w:fldCharType="separate"/>
        </w:r>
        <w:r w:rsidRPr="00893088">
          <w:rPr>
            <w:rStyle w:val="Hiperhivatkozs"/>
            <w:noProof/>
          </w:rPr>
          <w:t>17. ábra: Labirintus alapjául szolgáló vektorgrafika illusztráció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_Toc196304940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19" w:author="Nonstop Gamerek" w:date="2025-04-23T12:48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893088">
          <w:rPr>
            <w:rStyle w:val="Hiperhivatkozs"/>
            <w:noProof/>
          </w:rPr>
          <w:fldChar w:fldCharType="end"/>
        </w:r>
      </w:ins>
    </w:p>
    <w:p w14:paraId="4AD0947A" w14:textId="6E202C36" w:rsidR="00BC40CC" w:rsidRDefault="00BC40CC">
      <w:pPr>
        <w:pStyle w:val="brajegyzk"/>
        <w:tabs>
          <w:tab w:val="right" w:pos="8493"/>
        </w:tabs>
        <w:rPr>
          <w:ins w:id="2020" w:author="Nonstop Gamerek" w:date="2025-04-23T12:48:00Z"/>
          <w:rFonts w:asciiTheme="minorHAnsi" w:eastAsiaTheme="minorEastAsia" w:hAnsiTheme="minorHAnsi"/>
          <w:noProof/>
          <w:sz w:val="22"/>
          <w:lang w:eastAsia="hu-HU"/>
        </w:rPr>
      </w:pPr>
      <w:ins w:id="2021" w:author="Nonstop Gamerek" w:date="2025-04-23T12:48:00Z">
        <w:r w:rsidRPr="00893088">
          <w:rPr>
            <w:rStyle w:val="Hiperhivatkozs"/>
            <w:noProof/>
          </w:rPr>
          <w:fldChar w:fldCharType="begin"/>
        </w:r>
        <w:r w:rsidRPr="00893088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"C:\\Users\\nonst\\Downloads\\2025_2_CsernákLászló_BT0PSL_Szakdolgozat_VP (1).docx" \l "_Toc196304941"</w:instrText>
        </w:r>
        <w:r w:rsidRPr="00893088">
          <w:rPr>
            <w:rStyle w:val="Hiperhivatkozs"/>
            <w:noProof/>
          </w:rPr>
          <w:instrText xml:space="preserve"> </w:instrText>
        </w:r>
        <w:r w:rsidRPr="00893088">
          <w:rPr>
            <w:rStyle w:val="Hiperhivatkozs"/>
            <w:noProof/>
          </w:rPr>
          <w:fldChar w:fldCharType="separate"/>
        </w:r>
        <w:r w:rsidRPr="00893088">
          <w:rPr>
            <w:rStyle w:val="Hiperhivatkozs"/>
            <w:noProof/>
          </w:rPr>
          <w:t>18. ábra: MazeTrigger osztály illusztráció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_Toc196304941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22" w:author="Nonstop Gamerek" w:date="2025-04-23T12:48:00Z"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  <w:r w:rsidRPr="00893088">
          <w:rPr>
            <w:rStyle w:val="Hiperhivatkozs"/>
            <w:noProof/>
          </w:rPr>
          <w:fldChar w:fldCharType="end"/>
        </w:r>
      </w:ins>
    </w:p>
    <w:p w14:paraId="3EDCFC57" w14:textId="14FD62CA" w:rsidR="00BC40CC" w:rsidRDefault="00BC40CC">
      <w:pPr>
        <w:pStyle w:val="brajegyzk"/>
        <w:tabs>
          <w:tab w:val="right" w:pos="8493"/>
        </w:tabs>
        <w:rPr>
          <w:ins w:id="2023" w:author="Nonstop Gamerek" w:date="2025-04-23T12:48:00Z"/>
          <w:rFonts w:asciiTheme="minorHAnsi" w:eastAsiaTheme="minorEastAsia" w:hAnsiTheme="minorHAnsi"/>
          <w:noProof/>
          <w:sz w:val="22"/>
          <w:lang w:eastAsia="hu-HU"/>
        </w:rPr>
      </w:pPr>
      <w:ins w:id="2024" w:author="Nonstop Gamerek" w:date="2025-04-23T12:48:00Z">
        <w:r w:rsidRPr="00893088">
          <w:rPr>
            <w:rStyle w:val="Hiperhivatkozs"/>
            <w:noProof/>
          </w:rPr>
          <w:fldChar w:fldCharType="begin"/>
        </w:r>
        <w:r w:rsidRPr="00893088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"C:\\Users\\nonst\\Downloads\\2025_2_CsernákLászló_BT0PSL_Szakdolgozat_VP (1).docx" \l "_Toc196304942"</w:instrText>
        </w:r>
        <w:r w:rsidRPr="00893088">
          <w:rPr>
            <w:rStyle w:val="Hiperhivatkozs"/>
            <w:noProof/>
          </w:rPr>
          <w:instrText xml:space="preserve"> </w:instrText>
        </w:r>
        <w:r w:rsidRPr="00893088">
          <w:rPr>
            <w:rStyle w:val="Hiperhivatkozs"/>
            <w:noProof/>
          </w:rPr>
          <w:fldChar w:fldCharType="separate"/>
        </w:r>
        <w:r w:rsidRPr="00893088">
          <w:rPr>
            <w:rStyle w:val="Hiperhivatkozs"/>
            <w:noProof/>
          </w:rPr>
          <w:t>19. ábra: MazeButtonPress osztály illusztráció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_Toc196304942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25" w:author="Nonstop Gamerek" w:date="2025-04-23T12:48:00Z"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  <w:r w:rsidRPr="00893088">
          <w:rPr>
            <w:rStyle w:val="Hiperhivatkozs"/>
            <w:noProof/>
          </w:rPr>
          <w:fldChar w:fldCharType="end"/>
        </w:r>
      </w:ins>
    </w:p>
    <w:p w14:paraId="3EC95E49" w14:textId="56DD143D" w:rsidR="00BC40CC" w:rsidRDefault="00BC40CC">
      <w:pPr>
        <w:pStyle w:val="brajegyzk"/>
        <w:tabs>
          <w:tab w:val="right" w:pos="8493"/>
        </w:tabs>
        <w:rPr>
          <w:ins w:id="2026" w:author="Nonstop Gamerek" w:date="2025-04-23T12:48:00Z"/>
          <w:rFonts w:asciiTheme="minorHAnsi" w:eastAsiaTheme="minorEastAsia" w:hAnsiTheme="minorHAnsi"/>
          <w:noProof/>
          <w:sz w:val="22"/>
          <w:lang w:eastAsia="hu-HU"/>
        </w:rPr>
      </w:pPr>
      <w:ins w:id="2027" w:author="Nonstop Gamerek" w:date="2025-04-23T12:48:00Z">
        <w:r w:rsidRPr="00893088">
          <w:rPr>
            <w:rStyle w:val="Hiperhivatkozs"/>
            <w:noProof/>
          </w:rPr>
          <w:fldChar w:fldCharType="begin"/>
        </w:r>
        <w:r w:rsidRPr="00893088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"C:\\Users\\nonst\\Downloads\\2025_2_CsernákLászló_BT0PSL_Szakdolgozat_VP (1).docx" \l "_Toc196304943"</w:instrText>
        </w:r>
        <w:r w:rsidRPr="00893088">
          <w:rPr>
            <w:rStyle w:val="Hiperhivatkozs"/>
            <w:noProof/>
          </w:rPr>
          <w:instrText xml:space="preserve"> </w:instrText>
        </w:r>
        <w:r w:rsidRPr="00893088">
          <w:rPr>
            <w:rStyle w:val="Hiperhivatkozs"/>
            <w:noProof/>
          </w:rPr>
          <w:fldChar w:fldCharType="separate"/>
        </w:r>
        <w:r w:rsidRPr="00893088">
          <w:rPr>
            <w:rStyle w:val="Hiperhivatkozs"/>
            <w:noProof/>
          </w:rPr>
          <w:t>20. ábra: „OnButtonPress ()” függvény illusztráció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_Toc196304943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28" w:author="Nonstop Gamerek" w:date="2025-04-23T12:48:00Z"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  <w:r w:rsidRPr="00893088">
          <w:rPr>
            <w:rStyle w:val="Hiperhivatkozs"/>
            <w:noProof/>
          </w:rPr>
          <w:fldChar w:fldCharType="end"/>
        </w:r>
      </w:ins>
    </w:p>
    <w:p w14:paraId="4E32F7B3" w14:textId="7A707A61" w:rsidR="00BC40CC" w:rsidRDefault="00BC40CC">
      <w:pPr>
        <w:pStyle w:val="brajegyzk"/>
        <w:tabs>
          <w:tab w:val="right" w:pos="8493"/>
        </w:tabs>
        <w:rPr>
          <w:ins w:id="2029" w:author="Nonstop Gamerek" w:date="2025-04-23T12:48:00Z"/>
          <w:rFonts w:asciiTheme="minorHAnsi" w:eastAsiaTheme="minorEastAsia" w:hAnsiTheme="minorHAnsi"/>
          <w:noProof/>
          <w:sz w:val="22"/>
          <w:lang w:eastAsia="hu-HU"/>
        </w:rPr>
      </w:pPr>
      <w:ins w:id="2030" w:author="Nonstop Gamerek" w:date="2025-04-23T12:48:00Z">
        <w:r w:rsidRPr="00893088">
          <w:rPr>
            <w:rStyle w:val="Hiperhivatkozs"/>
            <w:noProof/>
          </w:rPr>
          <w:fldChar w:fldCharType="begin"/>
        </w:r>
        <w:r w:rsidRPr="00893088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"C:\\Users\\nonst\\Downloads\\2025_2_CsernákLászló_BT0PSL_Szakdolgozat_VP (1).docx" \l "_Toc196304944"</w:instrText>
        </w:r>
        <w:r w:rsidRPr="00893088">
          <w:rPr>
            <w:rStyle w:val="Hiperhivatkozs"/>
            <w:noProof/>
          </w:rPr>
          <w:instrText xml:space="preserve"> </w:instrText>
        </w:r>
        <w:r w:rsidRPr="00893088">
          <w:rPr>
            <w:rStyle w:val="Hiperhivatkozs"/>
            <w:noProof/>
          </w:rPr>
          <w:fldChar w:fldCharType="separate"/>
        </w:r>
        <w:r w:rsidRPr="00893088">
          <w:rPr>
            <w:rStyle w:val="Hiperhivatkozs"/>
            <w:noProof/>
          </w:rPr>
          <w:t>21. ábra: példa a definiált osztályra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_Toc196304944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31" w:author="Nonstop Gamerek" w:date="2025-04-23T12:48:00Z"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  <w:r w:rsidRPr="00893088">
          <w:rPr>
            <w:rStyle w:val="Hiperhivatkozs"/>
            <w:noProof/>
          </w:rPr>
          <w:fldChar w:fldCharType="end"/>
        </w:r>
      </w:ins>
    </w:p>
    <w:p w14:paraId="14557E6C" w14:textId="191DD7B4" w:rsidR="00BC40CC" w:rsidRDefault="00BC40CC">
      <w:pPr>
        <w:pStyle w:val="brajegyzk"/>
        <w:tabs>
          <w:tab w:val="right" w:pos="8493"/>
        </w:tabs>
        <w:rPr>
          <w:ins w:id="2032" w:author="Nonstop Gamerek" w:date="2025-04-23T12:48:00Z"/>
          <w:rFonts w:asciiTheme="minorHAnsi" w:eastAsiaTheme="minorEastAsia" w:hAnsiTheme="minorHAnsi"/>
          <w:noProof/>
          <w:sz w:val="22"/>
          <w:lang w:eastAsia="hu-HU"/>
        </w:rPr>
      </w:pPr>
      <w:ins w:id="2033" w:author="Nonstop Gamerek" w:date="2025-04-23T12:48:00Z">
        <w:r w:rsidRPr="00893088">
          <w:rPr>
            <w:rStyle w:val="Hiperhivatkozs"/>
            <w:noProof/>
          </w:rPr>
          <w:fldChar w:fldCharType="begin"/>
        </w:r>
        <w:r w:rsidRPr="00893088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"C:\\Users\\nonst\\Downloads\\2025_2_CsernákLászló_BT0PSL_Szakdolgozat_VP (1).docx" \l "_Toc196304945"</w:instrText>
        </w:r>
        <w:r w:rsidRPr="00893088">
          <w:rPr>
            <w:rStyle w:val="Hiperhivatkozs"/>
            <w:noProof/>
          </w:rPr>
          <w:instrText xml:space="preserve"> </w:instrText>
        </w:r>
        <w:r w:rsidRPr="00893088">
          <w:rPr>
            <w:rStyle w:val="Hiperhivatkozs"/>
            <w:noProof/>
          </w:rPr>
          <w:fldChar w:fldCharType="separate"/>
        </w:r>
        <w:r w:rsidRPr="00893088">
          <w:rPr>
            <w:rStyle w:val="Hiperhivatkozs"/>
            <w:noProof/>
          </w:rPr>
          <w:t>22. ábra: Inicializálás metódusából illusztrációs részlet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_Toc196304945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34" w:author="Nonstop Gamerek" w:date="2025-04-23T12:48:00Z"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  <w:r w:rsidRPr="00893088">
          <w:rPr>
            <w:rStyle w:val="Hiperhivatkozs"/>
            <w:noProof/>
          </w:rPr>
          <w:fldChar w:fldCharType="end"/>
        </w:r>
      </w:ins>
    </w:p>
    <w:p w14:paraId="2EDFBA65" w14:textId="3144A0D1" w:rsidR="00BC40CC" w:rsidRDefault="00BC40CC">
      <w:pPr>
        <w:pStyle w:val="brajegyzk"/>
        <w:tabs>
          <w:tab w:val="right" w:pos="8493"/>
        </w:tabs>
        <w:rPr>
          <w:ins w:id="2035" w:author="Nonstop Gamerek" w:date="2025-04-23T12:48:00Z"/>
          <w:rFonts w:asciiTheme="minorHAnsi" w:eastAsiaTheme="minorEastAsia" w:hAnsiTheme="minorHAnsi"/>
          <w:noProof/>
          <w:sz w:val="22"/>
          <w:lang w:eastAsia="hu-HU"/>
        </w:rPr>
      </w:pPr>
      <w:ins w:id="2036" w:author="Nonstop Gamerek" w:date="2025-04-23T12:48:00Z">
        <w:r w:rsidRPr="00893088">
          <w:rPr>
            <w:rStyle w:val="Hiperhivatkozs"/>
            <w:noProof/>
          </w:rPr>
          <w:fldChar w:fldCharType="begin"/>
        </w:r>
        <w:r w:rsidRPr="00893088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"C:\\Users\\nonst\\Downloads\\2025_2_CsernákLászló_BT0PSL_Szakdolgozat_VP (1).docx" \l "_Toc196304946"</w:instrText>
        </w:r>
        <w:r w:rsidRPr="00893088">
          <w:rPr>
            <w:rStyle w:val="Hiperhivatkozs"/>
            <w:noProof/>
          </w:rPr>
          <w:instrText xml:space="preserve"> </w:instrText>
        </w:r>
        <w:r w:rsidRPr="00893088">
          <w:rPr>
            <w:rStyle w:val="Hiperhivatkozs"/>
            <w:noProof/>
          </w:rPr>
          <w:fldChar w:fldCharType="separate"/>
        </w:r>
        <w:r w:rsidRPr="00893088">
          <w:rPr>
            <w:rStyle w:val="Hiperhivatkozs"/>
            <w:noProof/>
          </w:rPr>
          <w:t>23. ábra: illusztráció a szintek pozíciójának tárolásáról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_Toc196304946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37" w:author="Nonstop Gamerek" w:date="2025-04-23T12:48:00Z"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  <w:r w:rsidRPr="00893088">
          <w:rPr>
            <w:rStyle w:val="Hiperhivatkozs"/>
            <w:noProof/>
          </w:rPr>
          <w:fldChar w:fldCharType="end"/>
        </w:r>
      </w:ins>
    </w:p>
    <w:p w14:paraId="57FE8144" w14:textId="3CD8597C" w:rsidR="00BC40CC" w:rsidRDefault="00BC40CC">
      <w:pPr>
        <w:pStyle w:val="brajegyzk"/>
        <w:tabs>
          <w:tab w:val="right" w:pos="8493"/>
        </w:tabs>
        <w:rPr>
          <w:ins w:id="2038" w:author="Nonstop Gamerek" w:date="2025-04-23T12:48:00Z"/>
          <w:rFonts w:asciiTheme="minorHAnsi" w:eastAsiaTheme="minorEastAsia" w:hAnsiTheme="minorHAnsi"/>
          <w:noProof/>
          <w:sz w:val="22"/>
          <w:lang w:eastAsia="hu-HU"/>
        </w:rPr>
      </w:pPr>
      <w:ins w:id="2039" w:author="Nonstop Gamerek" w:date="2025-04-23T12:48:00Z">
        <w:r w:rsidRPr="00893088">
          <w:rPr>
            <w:rStyle w:val="Hiperhivatkozs"/>
            <w:noProof/>
          </w:rPr>
          <w:fldChar w:fldCharType="begin"/>
        </w:r>
        <w:r w:rsidRPr="00893088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"C:\\Users\\nonst\\Downloads\\2025_2_CsernákLászló_BT0PSL_Szakdolgozat_VP (1).docx" \l "_Toc196304947"</w:instrText>
        </w:r>
        <w:r w:rsidRPr="00893088">
          <w:rPr>
            <w:rStyle w:val="Hiperhivatkozs"/>
            <w:noProof/>
          </w:rPr>
          <w:instrText xml:space="preserve"> </w:instrText>
        </w:r>
        <w:r w:rsidRPr="00893088">
          <w:rPr>
            <w:rStyle w:val="Hiperhivatkozs"/>
            <w:noProof/>
          </w:rPr>
          <w:fldChar w:fldCharType="separate"/>
        </w:r>
        <w:r w:rsidRPr="00893088">
          <w:rPr>
            <w:rStyle w:val="Hiperhivatkozs"/>
            <w:noProof/>
          </w:rPr>
          <w:t>24. ábra: illusztráció az „OnTriggerEnter ()” függvényből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_Toc196304947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40" w:author="Nonstop Gamerek" w:date="2025-04-23T12:48:00Z"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  <w:r w:rsidRPr="00893088">
          <w:rPr>
            <w:rStyle w:val="Hiperhivatkozs"/>
            <w:noProof/>
          </w:rPr>
          <w:fldChar w:fldCharType="end"/>
        </w:r>
      </w:ins>
    </w:p>
    <w:p w14:paraId="59B1FFF8" w14:textId="46E622B0" w:rsidR="00BC40CC" w:rsidRDefault="00BC40CC">
      <w:pPr>
        <w:pStyle w:val="brajegyzk"/>
        <w:tabs>
          <w:tab w:val="right" w:pos="8493"/>
        </w:tabs>
        <w:rPr>
          <w:ins w:id="2041" w:author="Nonstop Gamerek" w:date="2025-04-23T12:48:00Z"/>
          <w:rFonts w:asciiTheme="minorHAnsi" w:eastAsiaTheme="minorEastAsia" w:hAnsiTheme="minorHAnsi"/>
          <w:noProof/>
          <w:sz w:val="22"/>
          <w:lang w:eastAsia="hu-HU"/>
        </w:rPr>
      </w:pPr>
      <w:ins w:id="2042" w:author="Nonstop Gamerek" w:date="2025-04-23T12:48:00Z">
        <w:r w:rsidRPr="00893088">
          <w:rPr>
            <w:rStyle w:val="Hiperhivatkozs"/>
            <w:noProof/>
          </w:rPr>
          <w:fldChar w:fldCharType="begin"/>
        </w:r>
        <w:r w:rsidRPr="00893088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"C:\\Users\\nonst\\Downloads\\2025_2_CsernákLászló_BT0PSL_Szakdolgozat_VP (1).docx" \l "_Toc196304948"</w:instrText>
        </w:r>
        <w:r w:rsidRPr="00893088">
          <w:rPr>
            <w:rStyle w:val="Hiperhivatkozs"/>
            <w:noProof/>
          </w:rPr>
          <w:instrText xml:space="preserve"> </w:instrText>
        </w:r>
        <w:r w:rsidRPr="00893088">
          <w:rPr>
            <w:rStyle w:val="Hiperhivatkozs"/>
            <w:noProof/>
          </w:rPr>
          <w:fldChar w:fldCharType="separate"/>
        </w:r>
        <w:r w:rsidRPr="00893088">
          <w:rPr>
            <w:rStyle w:val="Hiperhivatkozs"/>
            <w:noProof/>
          </w:rPr>
          <w:t xml:space="preserve">25. ábra: FPS_Controller </w:t>
        </w:r>
      </w:ins>
      <w:ins w:id="2043" w:author="Nonstop Gamerek" w:date="2025-04-25T12:00:00Z">
        <w:r w:rsidR="0024139A">
          <w:rPr>
            <w:rStyle w:val="Hiperhivatkozs"/>
            <w:noProof/>
          </w:rPr>
          <w:t>szkript</w:t>
        </w:r>
      </w:ins>
      <w:ins w:id="2044" w:author="Nonstop Gamerek" w:date="2025-04-23T12:48:00Z">
        <w:r w:rsidRPr="00893088">
          <w:rPr>
            <w:rStyle w:val="Hiperhivatkozs"/>
            <w:noProof/>
          </w:rPr>
          <w:t xml:space="preserve"> részlet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_Toc196304948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45" w:author="Nonstop Gamerek" w:date="2025-04-23T12:48:00Z"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  <w:r w:rsidRPr="00893088">
          <w:rPr>
            <w:rStyle w:val="Hiperhivatkozs"/>
            <w:noProof/>
          </w:rPr>
          <w:fldChar w:fldCharType="end"/>
        </w:r>
      </w:ins>
    </w:p>
    <w:p w14:paraId="1CB5A703" w14:textId="1C5A23D3" w:rsidR="00BC40CC" w:rsidRDefault="00BC40CC">
      <w:pPr>
        <w:pStyle w:val="brajegyzk"/>
        <w:tabs>
          <w:tab w:val="right" w:pos="8493"/>
        </w:tabs>
        <w:rPr>
          <w:ins w:id="2046" w:author="Nonstop Gamerek" w:date="2025-04-23T12:48:00Z"/>
          <w:rFonts w:asciiTheme="minorHAnsi" w:eastAsiaTheme="minorEastAsia" w:hAnsiTheme="minorHAnsi"/>
          <w:noProof/>
          <w:sz w:val="22"/>
          <w:lang w:eastAsia="hu-HU"/>
        </w:rPr>
      </w:pPr>
      <w:ins w:id="2047" w:author="Nonstop Gamerek" w:date="2025-04-23T12:48:00Z">
        <w:r w:rsidRPr="00893088">
          <w:rPr>
            <w:rStyle w:val="Hiperhivatkozs"/>
            <w:noProof/>
          </w:rPr>
          <w:fldChar w:fldCharType="begin"/>
        </w:r>
        <w:r w:rsidRPr="00893088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"C:\\Users\\nonst\\Downloads\\2025_2_CsernákLászló_BT0PSL_Szakdolgozat_VP (1).docx" \l "_Toc196304949"</w:instrText>
        </w:r>
        <w:r w:rsidRPr="00893088">
          <w:rPr>
            <w:rStyle w:val="Hiperhivatkozs"/>
            <w:noProof/>
          </w:rPr>
          <w:instrText xml:space="preserve"> </w:instrText>
        </w:r>
        <w:r w:rsidRPr="00893088">
          <w:rPr>
            <w:rStyle w:val="Hiperhivatkozs"/>
            <w:noProof/>
          </w:rPr>
          <w:fldChar w:fldCharType="separate"/>
        </w:r>
        <w:r w:rsidRPr="00893088">
          <w:rPr>
            <w:rStyle w:val="Hiperhivatkozs"/>
            <w:noProof/>
          </w:rPr>
          <w:t xml:space="preserve">26. ábra: részlet TriggerZoneForWindow </w:t>
        </w:r>
      </w:ins>
      <w:ins w:id="2048" w:author="Nonstop Gamerek" w:date="2025-04-25T12:00:00Z">
        <w:r w:rsidR="00BD0FD2">
          <w:rPr>
            <w:rStyle w:val="Hiperhivatkozs"/>
            <w:noProof/>
          </w:rPr>
          <w:t>szkript</w:t>
        </w:r>
      </w:ins>
      <w:ins w:id="2049" w:author="Nonstop Gamerek" w:date="2025-04-23T12:48:00Z">
        <w:r w:rsidRPr="00893088">
          <w:rPr>
            <w:rStyle w:val="Hiperhivatkozs"/>
            <w:noProof/>
          </w:rPr>
          <w:t xml:space="preserve"> részlet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_Toc196304949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50" w:author="Nonstop Gamerek" w:date="2025-04-23T12:48:00Z"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  <w:r w:rsidRPr="00893088">
          <w:rPr>
            <w:rStyle w:val="Hiperhivatkozs"/>
            <w:noProof/>
          </w:rPr>
          <w:fldChar w:fldCharType="end"/>
        </w:r>
      </w:ins>
    </w:p>
    <w:p w14:paraId="7FD4D05D" w14:textId="5C538ECF" w:rsidR="00BC40CC" w:rsidRDefault="00BC40CC">
      <w:pPr>
        <w:pStyle w:val="brajegyzk"/>
        <w:tabs>
          <w:tab w:val="right" w:pos="8493"/>
        </w:tabs>
        <w:rPr>
          <w:ins w:id="2051" w:author="Nonstop Gamerek" w:date="2025-04-23T12:48:00Z"/>
          <w:rFonts w:asciiTheme="minorHAnsi" w:eastAsiaTheme="minorEastAsia" w:hAnsiTheme="minorHAnsi"/>
          <w:noProof/>
          <w:sz w:val="22"/>
          <w:lang w:eastAsia="hu-HU"/>
        </w:rPr>
      </w:pPr>
      <w:ins w:id="2052" w:author="Nonstop Gamerek" w:date="2025-04-23T12:48:00Z">
        <w:r w:rsidRPr="00893088">
          <w:rPr>
            <w:rStyle w:val="Hiperhivatkozs"/>
            <w:noProof/>
          </w:rPr>
          <w:fldChar w:fldCharType="begin"/>
        </w:r>
        <w:r w:rsidRPr="00893088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"C:\\Users\\nonst\\Downloads\\2025_2_CsernákLászló_BT0PSL_Szakdolgozat_VP (1).docx" \l "_Toc196304950"</w:instrText>
        </w:r>
        <w:r w:rsidRPr="00893088">
          <w:rPr>
            <w:rStyle w:val="Hiperhivatkozs"/>
            <w:noProof/>
          </w:rPr>
          <w:instrText xml:space="preserve"> </w:instrText>
        </w:r>
        <w:r w:rsidRPr="00893088">
          <w:rPr>
            <w:rStyle w:val="Hiperhivatkozs"/>
            <w:noProof/>
          </w:rPr>
          <w:fldChar w:fldCharType="separate"/>
        </w:r>
        <w:r w:rsidRPr="00893088">
          <w:rPr>
            <w:rStyle w:val="Hiperhivatkozs"/>
            <w:noProof/>
          </w:rPr>
          <w:t>27. ábra: illusztráció az irányítást segítő Súgó funkcióról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_Toc196304950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53" w:author="Nonstop Gamerek" w:date="2025-04-23T12:48:00Z"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  <w:r w:rsidRPr="00893088">
          <w:rPr>
            <w:rStyle w:val="Hiperhivatkozs"/>
            <w:noProof/>
          </w:rPr>
          <w:fldChar w:fldCharType="end"/>
        </w:r>
      </w:ins>
    </w:p>
    <w:p w14:paraId="224A7B6B" w14:textId="2215A54A" w:rsidR="00BC40CC" w:rsidRDefault="00BC40CC">
      <w:pPr>
        <w:pStyle w:val="brajegyzk"/>
        <w:tabs>
          <w:tab w:val="right" w:pos="8493"/>
        </w:tabs>
        <w:rPr>
          <w:ins w:id="2054" w:author="Nonstop Gamerek" w:date="2025-04-23T12:48:00Z"/>
          <w:rFonts w:asciiTheme="minorHAnsi" w:eastAsiaTheme="minorEastAsia" w:hAnsiTheme="minorHAnsi"/>
          <w:noProof/>
          <w:sz w:val="22"/>
          <w:lang w:eastAsia="hu-HU"/>
        </w:rPr>
      </w:pPr>
      <w:ins w:id="2055" w:author="Nonstop Gamerek" w:date="2025-04-23T12:48:00Z">
        <w:r w:rsidRPr="00893088">
          <w:rPr>
            <w:rStyle w:val="Hiperhivatkozs"/>
            <w:noProof/>
          </w:rPr>
          <w:fldChar w:fldCharType="begin"/>
        </w:r>
        <w:r w:rsidRPr="00893088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"C:\\Users\\nonst\\Downloads\\2025_2_CsernákLászló_BT0PSL_Szakdolgozat_VP (1).docx" \l "_Toc196304951"</w:instrText>
        </w:r>
        <w:r w:rsidRPr="00893088">
          <w:rPr>
            <w:rStyle w:val="Hiperhivatkozs"/>
            <w:noProof/>
          </w:rPr>
          <w:instrText xml:space="preserve"> </w:instrText>
        </w:r>
        <w:r w:rsidRPr="00893088">
          <w:rPr>
            <w:rStyle w:val="Hiperhivatkozs"/>
            <w:noProof/>
          </w:rPr>
          <w:fldChar w:fldCharType="separate"/>
        </w:r>
        <w:r w:rsidRPr="00893088">
          <w:rPr>
            <w:rStyle w:val="Hiperhivatkozs"/>
            <w:noProof/>
          </w:rPr>
          <w:t>28. ábra: Projekt mappastruktúrája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_Toc196304951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56" w:author="Nonstop Gamerek" w:date="2025-04-23T12:48:00Z"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  <w:r w:rsidRPr="00893088">
          <w:rPr>
            <w:rStyle w:val="Hiperhivatkozs"/>
            <w:noProof/>
          </w:rPr>
          <w:fldChar w:fldCharType="end"/>
        </w:r>
      </w:ins>
    </w:p>
    <w:p w14:paraId="4B5E0D12" w14:textId="0B8A56B9" w:rsidR="00B36958" w:rsidRDefault="002474AE">
      <w:pPr>
        <w:tabs>
          <w:tab w:val="left" w:pos="1220"/>
        </w:tabs>
        <w:ind w:firstLine="0"/>
        <w:pPrChange w:id="2057" w:author="Nonstop Gamerek" w:date="2025-04-23T12:37:00Z">
          <w:pPr>
            <w:tabs>
              <w:tab w:val="left" w:pos="1220"/>
            </w:tabs>
          </w:pPr>
        </w:pPrChange>
      </w:pPr>
      <w:del w:id="2058" w:author="Nonstop Gamerek" w:date="2025-04-23T12:37:00Z">
        <w:r w:rsidDel="00223195">
          <w:rPr>
            <w:b/>
            <w:bCs/>
            <w:noProof/>
          </w:rPr>
          <w:delText>Nincs ábrajegyzék-bejegyzés.</w:delText>
        </w:r>
      </w:del>
      <w:r w:rsidR="000E3677">
        <w:rPr>
          <w:b/>
          <w:bCs/>
          <w:noProof/>
        </w:rPr>
        <w:fldChar w:fldCharType="end"/>
      </w:r>
    </w:p>
    <w:p w14:paraId="72285A48" w14:textId="77777777" w:rsidR="00B36958" w:rsidRDefault="00B36958" w:rsidP="00771B5F">
      <w:pPr>
        <w:pStyle w:val="Cmsor1-szmozatlan"/>
      </w:pPr>
      <w:bookmarkStart w:id="2059" w:name="_Toc195551964"/>
      <w:r>
        <w:lastRenderedPageBreak/>
        <w:t>Táblázatjegyzék</w:t>
      </w:r>
      <w:bookmarkEnd w:id="2059"/>
    </w:p>
    <w:p w14:paraId="111C67D5" w14:textId="77777777" w:rsidR="00592D5F" w:rsidRDefault="00B369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instrText xml:space="preserve"> TOC \h \z \c "táblázat" </w:instrText>
      </w:r>
      <w:r>
        <w:fldChar w:fldCharType="separate"/>
      </w:r>
      <w:hyperlink w:anchor="_Toc97890942" w:history="1">
        <w:r w:rsidR="00592D5F" w:rsidRPr="002311E8">
          <w:rPr>
            <w:rStyle w:val="Hiperhivatkozs"/>
            <w:noProof/>
          </w:rPr>
          <w:t>1. táblázat (forrás megjelölésével) [2]</w:t>
        </w:r>
        <w:r w:rsidR="00592D5F">
          <w:rPr>
            <w:noProof/>
            <w:webHidden/>
          </w:rPr>
          <w:tab/>
        </w:r>
        <w:r w:rsidR="00592D5F">
          <w:rPr>
            <w:noProof/>
            <w:webHidden/>
          </w:rPr>
          <w:fldChar w:fldCharType="begin"/>
        </w:r>
        <w:r w:rsidR="00592D5F">
          <w:rPr>
            <w:noProof/>
            <w:webHidden/>
          </w:rPr>
          <w:instrText xml:space="preserve"> PAGEREF _Toc97890942 \h </w:instrText>
        </w:r>
        <w:r w:rsidR="00592D5F">
          <w:rPr>
            <w:noProof/>
            <w:webHidden/>
          </w:rPr>
        </w:r>
        <w:r w:rsidR="00592D5F">
          <w:rPr>
            <w:noProof/>
            <w:webHidden/>
          </w:rPr>
          <w:fldChar w:fldCharType="separate"/>
        </w:r>
        <w:r w:rsidR="00320651">
          <w:rPr>
            <w:noProof/>
            <w:webHidden/>
          </w:rPr>
          <w:t>1</w:t>
        </w:r>
        <w:r w:rsidR="00592D5F">
          <w:rPr>
            <w:noProof/>
            <w:webHidden/>
          </w:rPr>
          <w:fldChar w:fldCharType="end"/>
        </w:r>
      </w:hyperlink>
    </w:p>
    <w:p w14:paraId="09C80A9C" w14:textId="77777777" w:rsidR="004C4C4A" w:rsidRPr="004C4C4A" w:rsidRDefault="00B36958" w:rsidP="004C4C4A">
      <w:r>
        <w:fldChar w:fldCharType="end"/>
      </w:r>
    </w:p>
    <w:sectPr w:rsidR="004C4C4A" w:rsidRPr="004C4C4A" w:rsidSect="008E3A41">
      <w:headerReference w:type="default" r:id="rId52"/>
      <w:pgSz w:w="11906" w:h="16838" w:code="9"/>
      <w:pgMar w:top="1418" w:right="1418" w:bottom="1418" w:left="1418" w:header="709" w:footer="709" w:gutter="567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2" w:author="Szabó Patrícia" w:date="2025-04-14T19:36:00Z" w:initials="PS">
    <w:p w14:paraId="5BAA261A" w14:textId="77777777" w:rsidR="00A90DB9" w:rsidRDefault="00A90DB9" w:rsidP="00D512AB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 xml:space="preserve">Ne felejtsd el kitölteni </w:t>
      </w:r>
    </w:p>
  </w:comment>
  <w:comment w:id="50" w:author="Szabó Patrícia" w:date="2025-04-14T19:35:00Z" w:initials="PS">
    <w:p w14:paraId="66EF71FB" w14:textId="6A0695D6" w:rsidR="00A90DB9" w:rsidRDefault="00A90DB9" w:rsidP="002A3401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Ne felejts el mindent berni!</w:t>
      </w:r>
    </w:p>
  </w:comment>
  <w:comment w:id="73" w:author="Szabó Patrícia" w:date="2025-04-14T19:36:00Z" w:initials="PS">
    <w:p w14:paraId="79EF8D01" w14:textId="77777777" w:rsidR="00A90DB9" w:rsidRDefault="00A90DB9" w:rsidP="00D512AB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ezt is</w:t>
      </w:r>
    </w:p>
  </w:comment>
  <w:comment w:id="94" w:author="Szabó Patrícia" w:date="2025-04-14T19:37:00Z" w:initials="PS">
    <w:p w14:paraId="2D490370" w14:textId="77777777" w:rsidR="00A90DB9" w:rsidRDefault="00A90DB9" w:rsidP="00D512AB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nem kötelező rész, de írhatsz pár sort, megköszönheted családodnak, barátaidnak, teljesen rád van bízva</w:t>
      </w:r>
    </w:p>
  </w:comment>
  <w:comment w:id="113" w:author="Szabó Patrícia" w:date="2025-04-14T19:38:00Z" w:initials="PS">
    <w:p w14:paraId="2BD7650E" w14:textId="77777777" w:rsidR="00A90DB9" w:rsidRDefault="00A90DB9" w:rsidP="00D512AB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 xml:space="preserve">arra figyelj, hogy fixen egy oldal legyen, nem kevesebb nem több, és az aljára még utolsó sorba férjen ki a kulcsszavak, azt szerintem kitörölted a templateből </w:t>
      </w:r>
    </w:p>
  </w:comment>
  <w:comment w:id="383" w:author="Szabó Patrícia" w:date="2025-04-14T19:39:00Z" w:initials="PS">
    <w:p w14:paraId="446B27A0" w14:textId="77777777" w:rsidR="00A90DB9" w:rsidRDefault="00A90DB9" w:rsidP="00D512AB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 xml:space="preserve">zárójelbe utána magyarul </w:t>
      </w:r>
    </w:p>
  </w:comment>
  <w:comment w:id="384" w:author="Nonstop Gamerek" w:date="2025-04-23T12:08:00Z" w:initials="NG">
    <w:p w14:paraId="68DAA08D" w14:textId="264E1EE3" w:rsidR="00A90DB9" w:rsidRDefault="00A90DB9">
      <w:pPr>
        <w:pStyle w:val="Jegyzetszveg"/>
      </w:pPr>
      <w:r>
        <w:rPr>
          <w:rStyle w:val="Jegyzethivatkozs"/>
        </w:rPr>
        <w:annotationRef/>
      </w:r>
    </w:p>
  </w:comment>
  <w:comment w:id="405" w:author="Szabó Patrícia" w:date="2025-04-14T19:41:00Z" w:initials="PS">
    <w:p w14:paraId="57E70187" w14:textId="77777777" w:rsidR="00A90DB9" w:rsidRDefault="00A90DB9" w:rsidP="00D512AB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 xml:space="preserve">nem! ez jelölésjegyzék, nem szótár, minden ilyet törölj ki és a szövegben a magyer megfelelőjét használd, esetleg a szövegben írd oda zárójelben az angol megfelelőjét, de nem mindnél, csak ahol </w:t>
      </w:r>
      <w:r>
        <w:t>indokolt ! ilyen a getter és a setter, a bool és a scene , a többi esetben nem indokolt !!!!!!</w:t>
      </w:r>
    </w:p>
  </w:comment>
  <w:comment w:id="426" w:author="Szabó Patrícia" w:date="2025-04-14T19:42:00Z" w:initials="PS">
    <w:p w14:paraId="1221D90E" w14:textId="77777777" w:rsidR="00A90DB9" w:rsidRDefault="00A90DB9" w:rsidP="00D512AB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nem magyar! nem érthető</w:t>
      </w:r>
    </w:p>
  </w:comment>
  <w:comment w:id="437" w:author="Szabó Patrícia" w:date="2025-04-14T19:43:00Z" w:initials="PS">
    <w:p w14:paraId="3C6276B4" w14:textId="77777777" w:rsidR="00A90DB9" w:rsidRDefault="00A90DB9" w:rsidP="00D512AB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ez nem bevezetés még, írj arról, hogy miről szól a fejezet, ez eddig csak felvezető mondat</w:t>
      </w:r>
    </w:p>
  </w:comment>
  <w:comment w:id="429" w:author="Szabó Patrícia" w:date="2025-04-14T19:42:00Z" w:initials="PS">
    <w:p w14:paraId="049AA539" w14:textId="0B9745C5" w:rsidR="00A90DB9" w:rsidRDefault="00A90DB9" w:rsidP="00D512AB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micsoda? hol a tárgya a mondatnak?</w:t>
      </w:r>
    </w:p>
  </w:comment>
  <w:comment w:id="444" w:author="Szabó Patrícia" w:date="2025-04-14T19:44:00Z" w:initials="PS">
    <w:p w14:paraId="1073D4EE" w14:textId="77777777" w:rsidR="00A90DB9" w:rsidRDefault="00A90DB9" w:rsidP="00D512AB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ez nem indokolja az időskori dolgot, amire ugye az első mondatod utal , nincs így összefüggés , hivatkoz másra az elején, vagy legyen itt más a konkluziód</w:t>
      </w:r>
    </w:p>
  </w:comment>
  <w:comment w:id="459" w:author="Szabó Patrícia" w:date="2025-04-14T19:44:00Z" w:initials="PS">
    <w:p w14:paraId="2380411D" w14:textId="77777777" w:rsidR="00A90DB9" w:rsidRDefault="00A90DB9" w:rsidP="00D512AB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 xml:space="preserve">ne használj olyanokat, hogy e , nem szép, és nem is tudományos </w:t>
      </w:r>
    </w:p>
  </w:comment>
  <w:comment w:id="466" w:author="Szabó Patrícia" w:date="2025-04-14T19:46:00Z" w:initials="PS">
    <w:p w14:paraId="58CCC648" w14:textId="77777777" w:rsidR="00A90DB9" w:rsidRDefault="00A90DB9" w:rsidP="00D512AB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ne mond azt a szakdolgozatodra hogy tanulmány</w:t>
      </w:r>
    </w:p>
  </w:comment>
  <w:comment w:id="472" w:author="Szabó Patrícia" w:date="2025-04-14T19:47:00Z" w:initials="PS">
    <w:p w14:paraId="5B4979E5" w14:textId="77777777" w:rsidR="00A90DB9" w:rsidRDefault="00A90DB9" w:rsidP="00D512AB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már kész a dolgozatod mikor leadod, ne használj jövő időt, megvalósítottad , megfigyelted stb</w:t>
      </w:r>
    </w:p>
  </w:comment>
  <w:comment w:id="488" w:author="Szabó Patrícia" w:date="2025-04-14T19:47:00Z" w:initials="PS">
    <w:p w14:paraId="037CB9BD" w14:textId="77777777" w:rsidR="00A90DB9" w:rsidRDefault="00A90DB9" w:rsidP="00D512AB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biztos van</w:t>
      </w:r>
    </w:p>
  </w:comment>
  <w:comment w:id="489" w:author="Szabó Patrícia" w:date="2025-04-14T19:50:00Z" w:initials="PS">
    <w:p w14:paraId="1EAA31F9" w14:textId="77777777" w:rsidR="00A90DB9" w:rsidRDefault="00A90DB9" w:rsidP="00EF14C8">
      <w:pPr>
        <w:pStyle w:val="Jegyzetszveg"/>
        <w:ind w:firstLine="0"/>
        <w:jc w:val="left"/>
      </w:pPr>
      <w:r>
        <w:rPr>
          <w:rStyle w:val="Jegyzethivatkozs"/>
        </w:rPr>
        <w:annotationRef/>
      </w:r>
      <w:hyperlink r:id="rId1" w:history="1">
        <w:r w:rsidRPr="00B50EA5">
          <w:rPr>
            <w:rStyle w:val="Hiperhivatkozs"/>
          </w:rPr>
          <w:t>https://link.springer.com/chapter/10.1007/978-3-030-47539-0_5</w:t>
        </w:r>
      </w:hyperlink>
    </w:p>
  </w:comment>
  <w:comment w:id="501" w:author="Szabó Patrícia" w:date="2025-04-14T19:52:00Z" w:initials="PS">
    <w:p w14:paraId="5E1D4969" w14:textId="77777777" w:rsidR="00A90DB9" w:rsidRDefault="00A90DB9" w:rsidP="00EF14C8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 xml:space="preserve">ez nem igaz, de amúgy is degradáló ilyet írni </w:t>
      </w:r>
    </w:p>
  </w:comment>
  <w:comment w:id="555" w:author="Szabó Patrícia" w:date="2025-04-14T19:54:00Z" w:initials="PS">
    <w:p w14:paraId="66597ACC" w14:textId="77777777" w:rsidR="00A90DB9" w:rsidRDefault="00A90DB9" w:rsidP="00EF14C8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ez sem igaz feltétlen, de nem is nagyon érthető mit akarsz</w:t>
      </w:r>
    </w:p>
  </w:comment>
  <w:comment w:id="569" w:author="Szabó Patrícia" w:date="2025-04-14T19:55:00Z" w:initials="PS">
    <w:p w14:paraId="48840DF3" w14:textId="77777777" w:rsidR="00A90DB9" w:rsidRDefault="00A90DB9" w:rsidP="00EF14C8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 xml:space="preserve">most vagy jelents ki valamit , tudományosan alátámasztva , vagy ne , de így sok helyen olyan semmit mondó a dolgozatod, mondasz valamit de nem elég erősen </w:t>
      </w:r>
    </w:p>
  </w:comment>
  <w:comment w:id="581" w:author="Szabó Patrícia" w:date="2025-04-14T19:56:00Z" w:initials="PS">
    <w:p w14:paraId="7B7341A3" w14:textId="77777777" w:rsidR="00A90DB9" w:rsidRDefault="00A90DB9" w:rsidP="00EF14C8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?</w:t>
      </w:r>
    </w:p>
  </w:comment>
  <w:comment w:id="587" w:author="Szabó Patrícia" w:date="2025-04-14T19:57:00Z" w:initials="PS">
    <w:p w14:paraId="401BFB65" w14:textId="77777777" w:rsidR="00A90DB9" w:rsidRDefault="00A90DB9" w:rsidP="00EF14C8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most az vagy nem ? megint elbizonytalanodsz, állíts dolgokat ! írd le hogy az 1.ábrán látható hogy milyen kimagasló …..</w:t>
      </w:r>
    </w:p>
  </w:comment>
  <w:comment w:id="604" w:author="Szabó Patrícia" w:date="2025-04-14T19:57:00Z" w:initials="PS">
    <w:p w14:paraId="342A3D6F" w14:textId="77777777" w:rsidR="00A90DB9" w:rsidRDefault="00A90DB9" w:rsidP="00EF14C8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 xml:space="preserve">és az mi ? hivatkozás nincs , meg nem is beszélsz róla </w:t>
      </w:r>
    </w:p>
  </w:comment>
  <w:comment w:id="626" w:author="Szabó Patrícia" w:date="2024-12-05T18:46:00Z" w:initials="PS">
    <w:p w14:paraId="6D3B8E56" w14:textId="081F8D21" w:rsidR="00A90DB9" w:rsidRDefault="00A90DB9" w:rsidP="00147894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majd még ugyis írsz ide, majd a végén arra figyelj , hogy úgy jöjjön ki nagyjából a fejezetek , hogy minden nagyobb új oldalon kezdődjön!</w:t>
      </w:r>
    </w:p>
  </w:comment>
  <w:comment w:id="627" w:author="Szabó Patrícia" w:date="2025-04-14T19:58:00Z" w:initials="PS">
    <w:p w14:paraId="71237832" w14:textId="77777777" w:rsidR="00A90DB9" w:rsidRDefault="00A90DB9" w:rsidP="00EF14C8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ez még mindig nem oldodott meg</w:t>
      </w:r>
    </w:p>
  </w:comment>
  <w:comment w:id="639" w:author="Szabó Patrícia" w:date="2024-12-05T18:50:00Z" w:initials="PS">
    <w:p w14:paraId="4FF643F0" w14:textId="0B1FFECE" w:rsidR="00A90DB9" w:rsidRDefault="00A90DB9" w:rsidP="00CB0E48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ezt a szót nem használod helyesen! nem azt jelenti amit mondani akarsz</w:t>
      </w:r>
    </w:p>
  </w:comment>
  <w:comment w:id="715" w:author="Szabó Patrícia" w:date="2024-12-05T18:50:00Z" w:initials="PS">
    <w:p w14:paraId="50A251A7" w14:textId="77777777" w:rsidR="00A90DB9" w:rsidRDefault="00A90DB9" w:rsidP="00CB0E48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 xml:space="preserve">mit jelent? csak így nem rakhatod be, el kell magyaráznod, vagy ne használd </w:t>
      </w:r>
    </w:p>
  </w:comment>
  <w:comment w:id="1731" w:author="Szabó Patrícia" w:date="2024-12-05T19:00:00Z" w:initials="PS">
    <w:p w14:paraId="33030BE3" w14:textId="77777777" w:rsidR="00A90DB9" w:rsidRDefault="00A90DB9" w:rsidP="00BE0479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alig van hivatkozásod és mégsem egységes, nem &amp; jel kell az első esetben ha megnézed a formátumot hanem and, magyarul cikk esetén pedig és. Ha cikket hivatkozol lásd 1-eset akkor nem rakunk oda linket !!!! oda évszám kell, doi, folyóirat név , nézd meg a templatet</w:t>
      </w:r>
    </w:p>
  </w:comment>
  <w:comment w:id="1732" w:author="Szabó Patrícia" w:date="2024-12-05T18:58:00Z" w:initials="PS">
    <w:p w14:paraId="009C29DD" w14:textId="45F39668" w:rsidR="00A90DB9" w:rsidRDefault="00A90DB9" w:rsidP="00CB0E48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ha egy mód van rá Wikipédiára ne hivatkozz! nézd meg akkor a wikipédia mire hivatkozik, és nem így van a weboldalak hivatkozása!!!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BAA261A" w15:done="1"/>
  <w15:commentEx w15:paraId="66EF71FB" w15:done="0"/>
  <w15:commentEx w15:paraId="79EF8D01" w15:done="1"/>
  <w15:commentEx w15:paraId="2D490370" w15:done="1"/>
  <w15:commentEx w15:paraId="2BD7650E" w15:done="0"/>
  <w15:commentEx w15:paraId="446B27A0" w15:done="1"/>
  <w15:commentEx w15:paraId="68DAA08D" w15:paraIdParent="446B27A0" w15:done="1"/>
  <w15:commentEx w15:paraId="57E70187" w15:done="0"/>
  <w15:commentEx w15:paraId="1221D90E" w15:done="1"/>
  <w15:commentEx w15:paraId="3C6276B4" w15:done="1"/>
  <w15:commentEx w15:paraId="049AA539" w15:done="1"/>
  <w15:commentEx w15:paraId="1073D4EE" w15:done="1"/>
  <w15:commentEx w15:paraId="2380411D" w15:done="1"/>
  <w15:commentEx w15:paraId="58CCC648" w15:done="1"/>
  <w15:commentEx w15:paraId="5B4979E5" w15:done="1"/>
  <w15:commentEx w15:paraId="037CB9BD" w15:done="1"/>
  <w15:commentEx w15:paraId="1EAA31F9" w15:paraIdParent="037CB9BD" w15:done="1"/>
  <w15:commentEx w15:paraId="5E1D4969" w15:done="1"/>
  <w15:commentEx w15:paraId="66597ACC" w15:done="1"/>
  <w15:commentEx w15:paraId="48840DF3" w15:done="0"/>
  <w15:commentEx w15:paraId="7B7341A3" w15:done="0"/>
  <w15:commentEx w15:paraId="401BFB65" w15:done="0"/>
  <w15:commentEx w15:paraId="342A3D6F" w15:done="1"/>
  <w15:commentEx w15:paraId="6D3B8E56" w15:done="0"/>
  <w15:commentEx w15:paraId="71237832" w15:paraIdParent="6D3B8E56" w15:done="0"/>
  <w15:commentEx w15:paraId="4FF643F0" w15:done="0"/>
  <w15:commentEx w15:paraId="50A251A7" w15:done="0"/>
  <w15:commentEx w15:paraId="33030BE3" w15:done="1"/>
  <w15:commentEx w15:paraId="009C29DD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1F07D2A9" w16cex:dateUtc="2025-04-14T17:36:00Z"/>
  <w16cex:commentExtensible w16cex:durableId="3D17040E" w16cex:dateUtc="2025-04-14T17:35:00Z"/>
  <w16cex:commentExtensible w16cex:durableId="1E6A5F47" w16cex:dateUtc="2025-04-14T17:36:00Z"/>
  <w16cex:commentExtensible w16cex:durableId="178A3317" w16cex:dateUtc="2025-04-14T17:37:00Z"/>
  <w16cex:commentExtensible w16cex:durableId="26D5D556" w16cex:dateUtc="2025-04-14T17:38:00Z"/>
  <w16cex:commentExtensible w16cex:durableId="46778D2F" w16cex:dateUtc="2025-04-14T17:39:00Z"/>
  <w16cex:commentExtensible w16cex:durableId="790A85C9" w16cex:dateUtc="2025-04-14T17:41:00Z"/>
  <w16cex:commentExtensible w16cex:durableId="20749047" w16cex:dateUtc="2025-04-14T17:42:00Z"/>
  <w16cex:commentExtensible w16cex:durableId="5A399FB9" w16cex:dateUtc="2025-04-14T17:43:00Z"/>
  <w16cex:commentExtensible w16cex:durableId="6F865B2D" w16cex:dateUtc="2025-04-14T17:42:00Z"/>
  <w16cex:commentExtensible w16cex:durableId="0173CE5D" w16cex:dateUtc="2025-04-14T17:44:00Z"/>
  <w16cex:commentExtensible w16cex:durableId="62EC559F" w16cex:dateUtc="2025-04-14T17:44:00Z"/>
  <w16cex:commentExtensible w16cex:durableId="566284BB" w16cex:dateUtc="2025-04-14T17:46:00Z"/>
  <w16cex:commentExtensible w16cex:durableId="70259846" w16cex:dateUtc="2025-04-14T17:47:00Z"/>
  <w16cex:commentExtensible w16cex:durableId="7387D67C" w16cex:dateUtc="2025-04-14T17:47:00Z"/>
  <w16cex:commentExtensible w16cex:durableId="062EE918" w16cex:dateUtc="2025-04-14T17:50:00Z"/>
  <w16cex:commentExtensible w16cex:durableId="7E68F00E" w16cex:dateUtc="2025-04-14T17:52:00Z"/>
  <w16cex:commentExtensible w16cex:durableId="12477487" w16cex:dateUtc="2025-04-14T17:54:00Z"/>
  <w16cex:commentExtensible w16cex:durableId="0B7F66A9" w16cex:dateUtc="2025-04-14T17:55:00Z"/>
  <w16cex:commentExtensible w16cex:durableId="69AEE295" w16cex:dateUtc="2025-04-14T17:56:00Z"/>
  <w16cex:commentExtensible w16cex:durableId="37C2DE82" w16cex:dateUtc="2025-04-14T17:57:00Z"/>
  <w16cex:commentExtensible w16cex:durableId="78BC1901" w16cex:dateUtc="2025-04-14T17:57:00Z"/>
  <w16cex:commentExtensible w16cex:durableId="55FA1C8F" w16cex:dateUtc="2024-12-05T17:46:00Z"/>
  <w16cex:commentExtensible w16cex:durableId="7733C6AC" w16cex:dateUtc="2025-04-14T17:58:00Z"/>
  <w16cex:commentExtensible w16cex:durableId="3B253A2F" w16cex:dateUtc="2024-12-05T17:50:00Z"/>
  <w16cex:commentExtensible w16cex:durableId="53B022F4" w16cex:dateUtc="2024-12-05T17:50:00Z"/>
  <w16cex:commentExtensible w16cex:durableId="702BA737" w16cex:dateUtc="2024-12-05T18:00:00Z"/>
  <w16cex:commentExtensible w16cex:durableId="5488F822" w16cex:dateUtc="2024-12-05T17:5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BAA261A" w16cid:durableId="1F07D2A9"/>
  <w16cid:commentId w16cid:paraId="66EF71FB" w16cid:durableId="3D17040E"/>
  <w16cid:commentId w16cid:paraId="79EF8D01" w16cid:durableId="1E6A5F47"/>
  <w16cid:commentId w16cid:paraId="2D490370" w16cid:durableId="178A3317"/>
  <w16cid:commentId w16cid:paraId="2BD7650E" w16cid:durableId="26D5D556"/>
  <w16cid:commentId w16cid:paraId="446B27A0" w16cid:durableId="46778D2F"/>
  <w16cid:commentId w16cid:paraId="68DAA08D" w16cid:durableId="2BB356AC"/>
  <w16cid:commentId w16cid:paraId="57E70187" w16cid:durableId="790A85C9"/>
  <w16cid:commentId w16cid:paraId="1221D90E" w16cid:durableId="20749047"/>
  <w16cid:commentId w16cid:paraId="3C6276B4" w16cid:durableId="5A399FB9"/>
  <w16cid:commentId w16cid:paraId="049AA539" w16cid:durableId="6F865B2D"/>
  <w16cid:commentId w16cid:paraId="1073D4EE" w16cid:durableId="0173CE5D"/>
  <w16cid:commentId w16cid:paraId="2380411D" w16cid:durableId="62EC559F"/>
  <w16cid:commentId w16cid:paraId="58CCC648" w16cid:durableId="566284BB"/>
  <w16cid:commentId w16cid:paraId="5B4979E5" w16cid:durableId="70259846"/>
  <w16cid:commentId w16cid:paraId="037CB9BD" w16cid:durableId="7387D67C"/>
  <w16cid:commentId w16cid:paraId="1EAA31F9" w16cid:durableId="062EE918"/>
  <w16cid:commentId w16cid:paraId="5E1D4969" w16cid:durableId="7E68F00E"/>
  <w16cid:commentId w16cid:paraId="66597ACC" w16cid:durableId="12477487"/>
  <w16cid:commentId w16cid:paraId="48840DF3" w16cid:durableId="0B7F66A9"/>
  <w16cid:commentId w16cid:paraId="7B7341A3" w16cid:durableId="69AEE295"/>
  <w16cid:commentId w16cid:paraId="401BFB65" w16cid:durableId="37C2DE82"/>
  <w16cid:commentId w16cid:paraId="342A3D6F" w16cid:durableId="78BC1901"/>
  <w16cid:commentId w16cid:paraId="6D3B8E56" w16cid:durableId="55FA1C8F"/>
  <w16cid:commentId w16cid:paraId="71237832" w16cid:durableId="7733C6AC"/>
  <w16cid:commentId w16cid:paraId="4FF643F0" w16cid:durableId="3B253A2F"/>
  <w16cid:commentId w16cid:paraId="50A251A7" w16cid:durableId="53B022F4"/>
  <w16cid:commentId w16cid:paraId="33030BE3" w16cid:durableId="702BA737"/>
  <w16cid:commentId w16cid:paraId="009C29DD" w16cid:durableId="5488F82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047AA6" w14:textId="77777777" w:rsidR="000808C8" w:rsidRDefault="000808C8" w:rsidP="003101D0">
      <w:pPr>
        <w:spacing w:line="240" w:lineRule="auto"/>
      </w:pPr>
      <w:r>
        <w:separator/>
      </w:r>
    </w:p>
  </w:endnote>
  <w:endnote w:type="continuationSeparator" w:id="0">
    <w:p w14:paraId="381E42F1" w14:textId="77777777" w:rsidR="000808C8" w:rsidRDefault="000808C8" w:rsidP="003101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1E564F" w14:textId="77777777" w:rsidR="00A90DB9" w:rsidRDefault="00A90DB9" w:rsidP="00FD106F">
    <w:pPr>
      <w:pStyle w:val="llb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23199365"/>
      <w:docPartObj>
        <w:docPartGallery w:val="Page Numbers (Bottom of Page)"/>
        <w:docPartUnique/>
      </w:docPartObj>
    </w:sdtPr>
    <w:sdtContent>
      <w:p w14:paraId="7FB01F34" w14:textId="77777777" w:rsidR="00A90DB9" w:rsidRDefault="00A90DB9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AA14FD" w14:textId="77777777" w:rsidR="00A90DB9" w:rsidRDefault="00A90DB9" w:rsidP="00095C47">
    <w:pPr>
      <w:pStyle w:val="llb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30814D" w14:textId="77777777" w:rsidR="000808C8" w:rsidRDefault="000808C8" w:rsidP="003101D0">
      <w:pPr>
        <w:spacing w:line="240" w:lineRule="auto"/>
      </w:pPr>
      <w:r>
        <w:separator/>
      </w:r>
    </w:p>
  </w:footnote>
  <w:footnote w:type="continuationSeparator" w:id="0">
    <w:p w14:paraId="06AE9213" w14:textId="77777777" w:rsidR="000808C8" w:rsidRDefault="000808C8" w:rsidP="003101D0">
      <w:pPr>
        <w:spacing w:line="240" w:lineRule="auto"/>
      </w:pPr>
      <w:r>
        <w:continuationSeparator/>
      </w:r>
    </w:p>
  </w:footnote>
  <w:footnote w:id="1">
    <w:p w14:paraId="455A5417" w14:textId="71E1279A" w:rsidR="00A90DB9" w:rsidRPr="00F64AF0" w:rsidRDefault="00A90DB9">
      <w:pPr>
        <w:pStyle w:val="Lbjegyzetszveg"/>
        <w:rPr>
          <w:color w:val="FF0000"/>
        </w:rPr>
      </w:pPr>
      <w:r w:rsidRPr="00F64AF0">
        <w:rPr>
          <w:rStyle w:val="Lbjegyzet-hivatkozs"/>
          <w:color w:val="FF0000"/>
        </w:rPr>
        <w:footnoteRef/>
      </w:r>
      <w:r w:rsidRPr="00F64AF0">
        <w:rPr>
          <w:color w:val="FF0000"/>
        </w:rPr>
        <w:t xml:space="preserve"> A megfelelő rész aláhúzandó.</w:t>
      </w:r>
      <w:r>
        <w:t xml:space="preserve"> </w:t>
      </w:r>
      <w:r w:rsidRPr="00F64AF0">
        <w:rPr>
          <w:color w:val="FF0000"/>
        </w:rPr>
        <w:t xml:space="preserve">Amennyiben a válasza NEM, akkor a következő bekezdést és </w:t>
      </w:r>
      <w:r>
        <w:rPr>
          <w:color w:val="FF0000"/>
        </w:rPr>
        <w:t>t</w:t>
      </w:r>
      <w:r w:rsidRPr="00F64AF0">
        <w:rPr>
          <w:color w:val="FF0000"/>
        </w:rPr>
        <w:t xml:space="preserve">áblázatot törölje a dolgozatból.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4A2A8E" w14:textId="77777777" w:rsidR="00A90DB9" w:rsidRPr="004F5C1D" w:rsidRDefault="00A90DB9" w:rsidP="004F5C1D">
    <w:pPr>
      <w:pStyle w:val="lfej"/>
      <w:jc w:val="center"/>
      <w:rPr>
        <w:rFonts w:cs="Times New Roman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5E0342" w14:textId="77777777" w:rsidR="00A90DB9" w:rsidRDefault="00A90DB9" w:rsidP="008E3A41">
    <w:pPr>
      <w:pStyle w:val="lfej"/>
      <w:pBdr>
        <w:bottom w:val="single" w:sz="6" w:space="1" w:color="auto"/>
      </w:pBdr>
      <w:ind w:firstLine="0"/>
      <w:jc w:val="center"/>
      <w:rPr>
        <w:rFonts w:cs="Times New Roman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FA4388" w14:textId="764EC69C" w:rsidR="00A90DB9" w:rsidRDefault="00A90DB9" w:rsidP="008E3A41">
    <w:pPr>
      <w:pStyle w:val="lfej"/>
      <w:pBdr>
        <w:bottom w:val="single" w:sz="6" w:space="1" w:color="auto"/>
      </w:pBdr>
      <w:spacing w:line="360" w:lineRule="auto"/>
      <w:ind w:firstLine="0"/>
      <w:jc w:val="center"/>
      <w:rPr>
        <w:rFonts w:cs="Times New Roman"/>
        <w:szCs w:val="24"/>
      </w:rPr>
    </w:pPr>
    <w:r w:rsidRPr="004F5C1D">
      <w:rPr>
        <w:rFonts w:cs="Times New Roman"/>
        <w:szCs w:val="24"/>
      </w:rPr>
      <w:fldChar w:fldCharType="begin"/>
    </w:r>
    <w:r w:rsidRPr="004F5C1D">
      <w:rPr>
        <w:rFonts w:cs="Times New Roman"/>
        <w:szCs w:val="24"/>
      </w:rPr>
      <w:instrText xml:space="preserve"> STYLEREF  "Címsor 1"  \* MERGEFORMAT </w:instrText>
    </w:r>
    <w:r w:rsidRPr="004F5C1D">
      <w:rPr>
        <w:rFonts w:cs="Times New Roman"/>
        <w:szCs w:val="24"/>
      </w:rPr>
      <w:fldChar w:fldCharType="separate"/>
    </w:r>
    <w:r>
      <w:rPr>
        <w:rFonts w:cs="Times New Roman"/>
        <w:noProof/>
        <w:szCs w:val="24"/>
      </w:rPr>
      <w:t>Statisztikai eredmények</w:t>
    </w:r>
    <w:r w:rsidRPr="004F5C1D">
      <w:rPr>
        <w:rFonts w:cs="Times New Roman"/>
        <w:szCs w:val="24"/>
      </w:rPr>
      <w:fldChar w:fldCharType="end"/>
    </w:r>
  </w:p>
  <w:p w14:paraId="39FD7EC4" w14:textId="77777777" w:rsidR="00A90DB9" w:rsidRDefault="00A90DB9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6257C4" w14:textId="77777777" w:rsidR="00A90DB9" w:rsidRDefault="00A90DB9">
    <w:pPr>
      <w:pBdr>
        <w:bottom w:val="single" w:sz="6" w:space="1" w:color="auto"/>
      </w:pBdr>
    </w:pPr>
  </w:p>
  <w:p w14:paraId="36CDDA1D" w14:textId="77777777" w:rsidR="00A90DB9" w:rsidRDefault="00A90DB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65134"/>
    <w:multiLevelType w:val="hybridMultilevel"/>
    <w:tmpl w:val="E27C4ED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D2492"/>
    <w:multiLevelType w:val="hybridMultilevel"/>
    <w:tmpl w:val="7C8ED5E6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46D68B4"/>
    <w:multiLevelType w:val="hybridMultilevel"/>
    <w:tmpl w:val="49BADAA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6B63B7"/>
    <w:multiLevelType w:val="hybridMultilevel"/>
    <w:tmpl w:val="6A04B1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7B3464"/>
    <w:multiLevelType w:val="hybridMultilevel"/>
    <w:tmpl w:val="94947B18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9757E8D"/>
    <w:multiLevelType w:val="hybridMultilevel"/>
    <w:tmpl w:val="763E9F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46297"/>
    <w:multiLevelType w:val="hybridMultilevel"/>
    <w:tmpl w:val="19AEA316"/>
    <w:lvl w:ilvl="0" w:tplc="865029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C657A2"/>
    <w:multiLevelType w:val="hybridMultilevel"/>
    <w:tmpl w:val="6B02B400"/>
    <w:lvl w:ilvl="0" w:tplc="040E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8" w15:restartNumberingAfterBreak="0">
    <w:nsid w:val="162B26CC"/>
    <w:multiLevelType w:val="hybridMultilevel"/>
    <w:tmpl w:val="166A1E40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178E4B9F"/>
    <w:multiLevelType w:val="hybridMultilevel"/>
    <w:tmpl w:val="005412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A96B4C"/>
    <w:multiLevelType w:val="hybridMultilevel"/>
    <w:tmpl w:val="FCC6D0FC"/>
    <w:lvl w:ilvl="0" w:tplc="040E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1" w15:restartNumberingAfterBreak="0">
    <w:nsid w:val="17B0613B"/>
    <w:multiLevelType w:val="hybridMultilevel"/>
    <w:tmpl w:val="BAA6FF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A50E04"/>
    <w:multiLevelType w:val="hybridMultilevel"/>
    <w:tmpl w:val="DE2AB4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6A328F"/>
    <w:multiLevelType w:val="hybridMultilevel"/>
    <w:tmpl w:val="30C42B28"/>
    <w:lvl w:ilvl="0" w:tplc="6C4E8D32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37" w:hanging="360"/>
      </w:pPr>
    </w:lvl>
    <w:lvl w:ilvl="2" w:tplc="040E001B" w:tentative="1">
      <w:start w:val="1"/>
      <w:numFmt w:val="lowerRoman"/>
      <w:lvlText w:val="%3."/>
      <w:lvlJc w:val="right"/>
      <w:pPr>
        <w:ind w:left="2157" w:hanging="180"/>
      </w:pPr>
    </w:lvl>
    <w:lvl w:ilvl="3" w:tplc="040E000F" w:tentative="1">
      <w:start w:val="1"/>
      <w:numFmt w:val="decimal"/>
      <w:lvlText w:val="%4."/>
      <w:lvlJc w:val="left"/>
      <w:pPr>
        <w:ind w:left="2877" w:hanging="360"/>
      </w:pPr>
    </w:lvl>
    <w:lvl w:ilvl="4" w:tplc="040E0019" w:tentative="1">
      <w:start w:val="1"/>
      <w:numFmt w:val="lowerLetter"/>
      <w:lvlText w:val="%5."/>
      <w:lvlJc w:val="left"/>
      <w:pPr>
        <w:ind w:left="3597" w:hanging="360"/>
      </w:pPr>
    </w:lvl>
    <w:lvl w:ilvl="5" w:tplc="040E001B" w:tentative="1">
      <w:start w:val="1"/>
      <w:numFmt w:val="lowerRoman"/>
      <w:lvlText w:val="%6."/>
      <w:lvlJc w:val="right"/>
      <w:pPr>
        <w:ind w:left="4317" w:hanging="180"/>
      </w:pPr>
    </w:lvl>
    <w:lvl w:ilvl="6" w:tplc="040E000F" w:tentative="1">
      <w:start w:val="1"/>
      <w:numFmt w:val="decimal"/>
      <w:lvlText w:val="%7."/>
      <w:lvlJc w:val="left"/>
      <w:pPr>
        <w:ind w:left="5037" w:hanging="360"/>
      </w:pPr>
    </w:lvl>
    <w:lvl w:ilvl="7" w:tplc="040E0019" w:tentative="1">
      <w:start w:val="1"/>
      <w:numFmt w:val="lowerLetter"/>
      <w:lvlText w:val="%8."/>
      <w:lvlJc w:val="left"/>
      <w:pPr>
        <w:ind w:left="5757" w:hanging="360"/>
      </w:pPr>
    </w:lvl>
    <w:lvl w:ilvl="8" w:tplc="040E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4" w15:restartNumberingAfterBreak="0">
    <w:nsid w:val="1CD673E6"/>
    <w:multiLevelType w:val="hybridMultilevel"/>
    <w:tmpl w:val="3C9223B0"/>
    <w:lvl w:ilvl="0" w:tplc="040E0015">
      <w:start w:val="1"/>
      <w:numFmt w:val="upperLetter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0F51606"/>
    <w:multiLevelType w:val="hybridMultilevel"/>
    <w:tmpl w:val="1472A96C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21457DEF"/>
    <w:multiLevelType w:val="hybridMultilevel"/>
    <w:tmpl w:val="E69819BE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24FB57C2"/>
    <w:multiLevelType w:val="hybridMultilevel"/>
    <w:tmpl w:val="CB5C0A7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25EC0809"/>
    <w:multiLevelType w:val="hybridMultilevel"/>
    <w:tmpl w:val="FD681B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606792C"/>
    <w:multiLevelType w:val="hybridMultilevel"/>
    <w:tmpl w:val="E4287D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28665B"/>
    <w:multiLevelType w:val="hybridMultilevel"/>
    <w:tmpl w:val="4E80162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B9429B"/>
    <w:multiLevelType w:val="hybridMultilevel"/>
    <w:tmpl w:val="DA187A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6743DD"/>
    <w:multiLevelType w:val="hybridMultilevel"/>
    <w:tmpl w:val="5420B986"/>
    <w:lvl w:ilvl="0" w:tplc="D7D0C8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E55F5D"/>
    <w:multiLevelType w:val="hybridMultilevel"/>
    <w:tmpl w:val="6B4E244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C52A8E"/>
    <w:multiLevelType w:val="hybridMultilevel"/>
    <w:tmpl w:val="912E298A"/>
    <w:lvl w:ilvl="0" w:tplc="200A68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3C7F95"/>
    <w:multiLevelType w:val="hybridMultilevel"/>
    <w:tmpl w:val="A6BAC08A"/>
    <w:lvl w:ilvl="0" w:tplc="5ED0B9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BE76E3"/>
    <w:multiLevelType w:val="hybridMultilevel"/>
    <w:tmpl w:val="7CE6DF2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F34392"/>
    <w:multiLevelType w:val="hybridMultilevel"/>
    <w:tmpl w:val="D460F1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522291"/>
    <w:multiLevelType w:val="hybridMultilevel"/>
    <w:tmpl w:val="9A96F2E2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49452EF8"/>
    <w:multiLevelType w:val="hybridMultilevel"/>
    <w:tmpl w:val="38F471C2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4B582139"/>
    <w:multiLevelType w:val="hybridMultilevel"/>
    <w:tmpl w:val="6352D7B8"/>
    <w:lvl w:ilvl="0" w:tplc="865029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B803DEA"/>
    <w:multiLevelType w:val="hybridMultilevel"/>
    <w:tmpl w:val="FE6AE65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4D9B6D19"/>
    <w:multiLevelType w:val="hybridMultilevel"/>
    <w:tmpl w:val="49BADAA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13178CE"/>
    <w:multiLevelType w:val="hybridMultilevel"/>
    <w:tmpl w:val="AC40A064"/>
    <w:lvl w:ilvl="0" w:tplc="3A5425F6">
      <w:start w:val="1"/>
      <w:numFmt w:val="bullet"/>
      <w:pStyle w:val="Listaszerbekezds"/>
      <w:lvlText w:val="•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210018A"/>
    <w:multiLevelType w:val="hybridMultilevel"/>
    <w:tmpl w:val="67FA3D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3AC2681"/>
    <w:multiLevelType w:val="hybridMultilevel"/>
    <w:tmpl w:val="D9F4FE44"/>
    <w:lvl w:ilvl="0" w:tplc="040E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36" w15:restartNumberingAfterBreak="0">
    <w:nsid w:val="542974CD"/>
    <w:multiLevelType w:val="hybridMultilevel"/>
    <w:tmpl w:val="55A63CF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72C729E"/>
    <w:multiLevelType w:val="hybridMultilevel"/>
    <w:tmpl w:val="ADFAC132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58C55959"/>
    <w:multiLevelType w:val="hybridMultilevel"/>
    <w:tmpl w:val="E646BE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EB21DDF"/>
    <w:multiLevelType w:val="hybridMultilevel"/>
    <w:tmpl w:val="412A61D0"/>
    <w:lvl w:ilvl="0" w:tplc="5ED0B9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5A2D48"/>
    <w:multiLevelType w:val="hybridMultilevel"/>
    <w:tmpl w:val="AF9693A2"/>
    <w:lvl w:ilvl="0" w:tplc="5CBE4DE4">
      <w:start w:val="1"/>
      <w:numFmt w:val="decimal"/>
      <w:pStyle w:val="Cmsor2Szakdoga"/>
      <w:lvlText w:val="%1.1."/>
      <w:lvlJc w:val="left"/>
      <w:pPr>
        <w:ind w:left="1287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2007" w:hanging="360"/>
      </w:pPr>
    </w:lvl>
    <w:lvl w:ilvl="2" w:tplc="040E001B">
      <w:start w:val="1"/>
      <w:numFmt w:val="lowerRoman"/>
      <w:lvlText w:val="%3."/>
      <w:lvlJc w:val="right"/>
      <w:pPr>
        <w:ind w:left="2727" w:hanging="180"/>
      </w:pPr>
    </w:lvl>
    <w:lvl w:ilvl="3" w:tplc="040E000F">
      <w:start w:val="1"/>
      <w:numFmt w:val="decimal"/>
      <w:lvlText w:val="%4."/>
      <w:lvlJc w:val="left"/>
      <w:pPr>
        <w:ind w:left="3447" w:hanging="360"/>
      </w:pPr>
    </w:lvl>
    <w:lvl w:ilvl="4" w:tplc="040E0019">
      <w:start w:val="1"/>
      <w:numFmt w:val="lowerLetter"/>
      <w:lvlText w:val="%5."/>
      <w:lvlJc w:val="left"/>
      <w:pPr>
        <w:ind w:left="4167" w:hanging="360"/>
      </w:pPr>
    </w:lvl>
    <w:lvl w:ilvl="5" w:tplc="040E001B">
      <w:start w:val="1"/>
      <w:numFmt w:val="lowerRoman"/>
      <w:lvlText w:val="%6."/>
      <w:lvlJc w:val="right"/>
      <w:pPr>
        <w:ind w:left="4887" w:hanging="180"/>
      </w:pPr>
    </w:lvl>
    <w:lvl w:ilvl="6" w:tplc="040E000F">
      <w:start w:val="1"/>
      <w:numFmt w:val="decimal"/>
      <w:lvlText w:val="%7."/>
      <w:lvlJc w:val="left"/>
      <w:pPr>
        <w:ind w:left="5607" w:hanging="360"/>
      </w:pPr>
    </w:lvl>
    <w:lvl w:ilvl="7" w:tplc="040E0019">
      <w:start w:val="1"/>
      <w:numFmt w:val="lowerLetter"/>
      <w:lvlText w:val="%8."/>
      <w:lvlJc w:val="left"/>
      <w:pPr>
        <w:ind w:left="6327" w:hanging="360"/>
      </w:pPr>
    </w:lvl>
    <w:lvl w:ilvl="8" w:tplc="040E001B">
      <w:start w:val="1"/>
      <w:numFmt w:val="lowerRoman"/>
      <w:lvlText w:val="%9."/>
      <w:lvlJc w:val="right"/>
      <w:pPr>
        <w:ind w:left="7047" w:hanging="180"/>
      </w:pPr>
    </w:lvl>
  </w:abstractNum>
  <w:abstractNum w:abstractNumId="41" w15:restartNumberingAfterBreak="0">
    <w:nsid w:val="61CB723B"/>
    <w:multiLevelType w:val="multilevel"/>
    <w:tmpl w:val="01EAC102"/>
    <w:lvl w:ilvl="0">
      <w:start w:val="1"/>
      <w:numFmt w:val="decimal"/>
      <w:pStyle w:val="Cmsor1"/>
      <w:lvlText w:val="%1."/>
      <w:lvlJc w:val="left"/>
      <w:pPr>
        <w:ind w:left="360" w:hanging="360"/>
      </w:pPr>
      <w:rPr>
        <w:rFonts w:ascii="Arial" w:hAnsi="Arial" w:hint="default"/>
        <w:b/>
        <w:i w:val="0"/>
        <w:sz w:val="24"/>
        <w:szCs w:val="24"/>
      </w:rPr>
    </w:lvl>
    <w:lvl w:ilvl="1">
      <w:start w:val="1"/>
      <w:numFmt w:val="decimal"/>
      <w:pStyle w:val="Cmsor2"/>
      <w:lvlText w:val="%1.%2."/>
      <w:lvlJc w:val="left"/>
      <w:pPr>
        <w:ind w:left="858" w:hanging="432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Cmsor3"/>
      <w:lvlText w:val="%1.%2.%3."/>
      <w:lvlJc w:val="left"/>
      <w:pPr>
        <w:ind w:left="1224" w:hanging="504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pStyle w:val="Cmsor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 w15:restartNumberingAfterBreak="0">
    <w:nsid w:val="6647723A"/>
    <w:multiLevelType w:val="hybridMultilevel"/>
    <w:tmpl w:val="C06EE0D2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67D05959"/>
    <w:multiLevelType w:val="hybridMultilevel"/>
    <w:tmpl w:val="84842F2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84A196B"/>
    <w:multiLevelType w:val="hybridMultilevel"/>
    <w:tmpl w:val="AAB8BF9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6A213051"/>
    <w:multiLevelType w:val="hybridMultilevel"/>
    <w:tmpl w:val="866EB0A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6" w15:restartNumberingAfterBreak="0">
    <w:nsid w:val="6A504CBA"/>
    <w:multiLevelType w:val="hybridMultilevel"/>
    <w:tmpl w:val="7EAAB3F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FCB00C3"/>
    <w:multiLevelType w:val="hybridMultilevel"/>
    <w:tmpl w:val="C714FB8C"/>
    <w:lvl w:ilvl="0" w:tplc="D362D31E">
      <w:start w:val="1"/>
      <w:numFmt w:val="bullet"/>
      <w:lvlText w:val="•"/>
      <w:lvlJc w:val="left"/>
      <w:pPr>
        <w:ind w:left="10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60C0C18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A5611CC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A442E46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03204F2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14407A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66A192A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FEC1992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1D6E2CE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8" w15:restartNumberingAfterBreak="0">
    <w:nsid w:val="706C1E9A"/>
    <w:multiLevelType w:val="hybridMultilevel"/>
    <w:tmpl w:val="63EE194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2421ACF"/>
    <w:multiLevelType w:val="hybridMultilevel"/>
    <w:tmpl w:val="5AF86304"/>
    <w:lvl w:ilvl="0" w:tplc="040E000F">
      <w:start w:val="1"/>
      <w:numFmt w:val="decimal"/>
      <w:lvlText w:val="%1."/>
      <w:lvlJc w:val="left"/>
      <w:pPr>
        <w:ind w:left="1287" w:hanging="360"/>
      </w:pPr>
    </w:lvl>
    <w:lvl w:ilvl="1" w:tplc="040E0019" w:tentative="1">
      <w:start w:val="1"/>
      <w:numFmt w:val="lowerLetter"/>
      <w:lvlText w:val="%2."/>
      <w:lvlJc w:val="left"/>
      <w:pPr>
        <w:ind w:left="2007" w:hanging="360"/>
      </w:pPr>
    </w:lvl>
    <w:lvl w:ilvl="2" w:tplc="040E001B" w:tentative="1">
      <w:start w:val="1"/>
      <w:numFmt w:val="lowerRoman"/>
      <w:lvlText w:val="%3."/>
      <w:lvlJc w:val="right"/>
      <w:pPr>
        <w:ind w:left="2727" w:hanging="180"/>
      </w:pPr>
    </w:lvl>
    <w:lvl w:ilvl="3" w:tplc="040E000F" w:tentative="1">
      <w:start w:val="1"/>
      <w:numFmt w:val="decimal"/>
      <w:lvlText w:val="%4."/>
      <w:lvlJc w:val="left"/>
      <w:pPr>
        <w:ind w:left="3447" w:hanging="360"/>
      </w:pPr>
    </w:lvl>
    <w:lvl w:ilvl="4" w:tplc="040E0019" w:tentative="1">
      <w:start w:val="1"/>
      <w:numFmt w:val="lowerLetter"/>
      <w:lvlText w:val="%5."/>
      <w:lvlJc w:val="left"/>
      <w:pPr>
        <w:ind w:left="4167" w:hanging="360"/>
      </w:pPr>
    </w:lvl>
    <w:lvl w:ilvl="5" w:tplc="040E001B" w:tentative="1">
      <w:start w:val="1"/>
      <w:numFmt w:val="lowerRoman"/>
      <w:lvlText w:val="%6."/>
      <w:lvlJc w:val="right"/>
      <w:pPr>
        <w:ind w:left="4887" w:hanging="180"/>
      </w:pPr>
    </w:lvl>
    <w:lvl w:ilvl="6" w:tplc="040E000F" w:tentative="1">
      <w:start w:val="1"/>
      <w:numFmt w:val="decimal"/>
      <w:lvlText w:val="%7."/>
      <w:lvlJc w:val="left"/>
      <w:pPr>
        <w:ind w:left="5607" w:hanging="360"/>
      </w:pPr>
    </w:lvl>
    <w:lvl w:ilvl="7" w:tplc="040E0019" w:tentative="1">
      <w:start w:val="1"/>
      <w:numFmt w:val="lowerLetter"/>
      <w:lvlText w:val="%8."/>
      <w:lvlJc w:val="left"/>
      <w:pPr>
        <w:ind w:left="6327" w:hanging="360"/>
      </w:pPr>
    </w:lvl>
    <w:lvl w:ilvl="8" w:tplc="040E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0" w15:restartNumberingAfterBreak="0">
    <w:nsid w:val="73FD137A"/>
    <w:multiLevelType w:val="hybridMultilevel"/>
    <w:tmpl w:val="F5708A7E"/>
    <w:lvl w:ilvl="0" w:tplc="040E0015">
      <w:start w:val="1"/>
      <w:numFmt w:val="upperLetter"/>
      <w:lvlText w:val="%1."/>
      <w:lvlJc w:val="left"/>
      <w:pPr>
        <w:ind w:left="1287" w:hanging="360"/>
      </w:pPr>
    </w:lvl>
    <w:lvl w:ilvl="1" w:tplc="040E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040E001B" w:tentative="1">
      <w:start w:val="1"/>
      <w:numFmt w:val="lowerRoman"/>
      <w:lvlText w:val="%3."/>
      <w:lvlJc w:val="right"/>
      <w:pPr>
        <w:ind w:left="2727" w:hanging="180"/>
      </w:pPr>
    </w:lvl>
    <w:lvl w:ilvl="3" w:tplc="040E000F" w:tentative="1">
      <w:start w:val="1"/>
      <w:numFmt w:val="decimal"/>
      <w:lvlText w:val="%4."/>
      <w:lvlJc w:val="left"/>
      <w:pPr>
        <w:ind w:left="3447" w:hanging="360"/>
      </w:pPr>
    </w:lvl>
    <w:lvl w:ilvl="4" w:tplc="040E0019" w:tentative="1">
      <w:start w:val="1"/>
      <w:numFmt w:val="lowerLetter"/>
      <w:lvlText w:val="%5."/>
      <w:lvlJc w:val="left"/>
      <w:pPr>
        <w:ind w:left="4167" w:hanging="360"/>
      </w:pPr>
    </w:lvl>
    <w:lvl w:ilvl="5" w:tplc="040E001B" w:tentative="1">
      <w:start w:val="1"/>
      <w:numFmt w:val="lowerRoman"/>
      <w:lvlText w:val="%6."/>
      <w:lvlJc w:val="right"/>
      <w:pPr>
        <w:ind w:left="4887" w:hanging="180"/>
      </w:pPr>
    </w:lvl>
    <w:lvl w:ilvl="6" w:tplc="040E000F" w:tentative="1">
      <w:start w:val="1"/>
      <w:numFmt w:val="decimal"/>
      <w:lvlText w:val="%7."/>
      <w:lvlJc w:val="left"/>
      <w:pPr>
        <w:ind w:left="5607" w:hanging="360"/>
      </w:pPr>
    </w:lvl>
    <w:lvl w:ilvl="7" w:tplc="040E0019" w:tentative="1">
      <w:start w:val="1"/>
      <w:numFmt w:val="lowerLetter"/>
      <w:lvlText w:val="%8."/>
      <w:lvlJc w:val="left"/>
      <w:pPr>
        <w:ind w:left="6327" w:hanging="360"/>
      </w:pPr>
    </w:lvl>
    <w:lvl w:ilvl="8" w:tplc="040E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1" w15:restartNumberingAfterBreak="0">
    <w:nsid w:val="76294889"/>
    <w:multiLevelType w:val="hybridMultilevel"/>
    <w:tmpl w:val="EFA4F7BA"/>
    <w:lvl w:ilvl="0" w:tplc="040E000F">
      <w:start w:val="1"/>
      <w:numFmt w:val="decimal"/>
      <w:lvlText w:val="%1."/>
      <w:lvlJc w:val="left"/>
      <w:pPr>
        <w:ind w:left="1287" w:hanging="360"/>
      </w:pPr>
    </w:lvl>
    <w:lvl w:ilvl="1" w:tplc="040E0019" w:tentative="1">
      <w:start w:val="1"/>
      <w:numFmt w:val="lowerLetter"/>
      <w:lvlText w:val="%2."/>
      <w:lvlJc w:val="left"/>
      <w:pPr>
        <w:ind w:left="2007" w:hanging="360"/>
      </w:pPr>
    </w:lvl>
    <w:lvl w:ilvl="2" w:tplc="040E001B" w:tentative="1">
      <w:start w:val="1"/>
      <w:numFmt w:val="lowerRoman"/>
      <w:lvlText w:val="%3."/>
      <w:lvlJc w:val="right"/>
      <w:pPr>
        <w:ind w:left="2727" w:hanging="180"/>
      </w:pPr>
    </w:lvl>
    <w:lvl w:ilvl="3" w:tplc="040E000F" w:tentative="1">
      <w:start w:val="1"/>
      <w:numFmt w:val="decimal"/>
      <w:lvlText w:val="%4."/>
      <w:lvlJc w:val="left"/>
      <w:pPr>
        <w:ind w:left="3447" w:hanging="360"/>
      </w:pPr>
    </w:lvl>
    <w:lvl w:ilvl="4" w:tplc="040E0019" w:tentative="1">
      <w:start w:val="1"/>
      <w:numFmt w:val="lowerLetter"/>
      <w:lvlText w:val="%5."/>
      <w:lvlJc w:val="left"/>
      <w:pPr>
        <w:ind w:left="4167" w:hanging="360"/>
      </w:pPr>
    </w:lvl>
    <w:lvl w:ilvl="5" w:tplc="040E001B" w:tentative="1">
      <w:start w:val="1"/>
      <w:numFmt w:val="lowerRoman"/>
      <w:lvlText w:val="%6."/>
      <w:lvlJc w:val="right"/>
      <w:pPr>
        <w:ind w:left="4887" w:hanging="180"/>
      </w:pPr>
    </w:lvl>
    <w:lvl w:ilvl="6" w:tplc="040E000F" w:tentative="1">
      <w:start w:val="1"/>
      <w:numFmt w:val="decimal"/>
      <w:lvlText w:val="%7."/>
      <w:lvlJc w:val="left"/>
      <w:pPr>
        <w:ind w:left="5607" w:hanging="360"/>
      </w:pPr>
    </w:lvl>
    <w:lvl w:ilvl="7" w:tplc="040E0019" w:tentative="1">
      <w:start w:val="1"/>
      <w:numFmt w:val="lowerLetter"/>
      <w:lvlText w:val="%8."/>
      <w:lvlJc w:val="left"/>
      <w:pPr>
        <w:ind w:left="6327" w:hanging="360"/>
      </w:pPr>
    </w:lvl>
    <w:lvl w:ilvl="8" w:tplc="040E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2" w15:restartNumberingAfterBreak="0">
    <w:nsid w:val="77414DFF"/>
    <w:multiLevelType w:val="hybridMultilevel"/>
    <w:tmpl w:val="F4DE82A6"/>
    <w:lvl w:ilvl="0" w:tplc="8650299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3" w15:restartNumberingAfterBreak="0">
    <w:nsid w:val="775678D5"/>
    <w:multiLevelType w:val="hybridMultilevel"/>
    <w:tmpl w:val="C41E4B3E"/>
    <w:lvl w:ilvl="0" w:tplc="D362D31E">
      <w:start w:val="1"/>
      <w:numFmt w:val="bullet"/>
      <w:lvlText w:val="•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E0003" w:tentative="1">
      <w:start w:val="1"/>
      <w:numFmt w:val="bullet"/>
      <w:lvlText w:val="o"/>
      <w:lvlJc w:val="left"/>
      <w:pPr>
        <w:ind w:left="40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12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</w:abstractNum>
  <w:abstractNum w:abstractNumId="54" w15:restartNumberingAfterBreak="0">
    <w:nsid w:val="7BF707CE"/>
    <w:multiLevelType w:val="hybridMultilevel"/>
    <w:tmpl w:val="42D6602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7D3703A8"/>
    <w:multiLevelType w:val="hybridMultilevel"/>
    <w:tmpl w:val="FF8C243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4"/>
  </w:num>
  <w:num w:numId="9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1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7"/>
  </w:num>
  <w:num w:numId="13">
    <w:abstractNumId w:val="37"/>
  </w:num>
  <w:num w:numId="14">
    <w:abstractNumId w:val="53"/>
  </w:num>
  <w:num w:numId="15">
    <w:abstractNumId w:val="33"/>
  </w:num>
  <w:num w:numId="16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8"/>
  </w:num>
  <w:num w:numId="18">
    <w:abstractNumId w:val="55"/>
  </w:num>
  <w:num w:numId="19">
    <w:abstractNumId w:val="13"/>
  </w:num>
  <w:num w:numId="20">
    <w:abstractNumId w:val="40"/>
  </w:num>
  <w:num w:numId="21">
    <w:abstractNumId w:val="35"/>
  </w:num>
  <w:num w:numId="22">
    <w:abstractNumId w:val="45"/>
  </w:num>
  <w:num w:numId="23">
    <w:abstractNumId w:val="31"/>
  </w:num>
  <w:num w:numId="24">
    <w:abstractNumId w:val="15"/>
  </w:num>
  <w:num w:numId="25">
    <w:abstractNumId w:val="16"/>
  </w:num>
  <w:num w:numId="26">
    <w:abstractNumId w:val="4"/>
  </w:num>
  <w:num w:numId="27">
    <w:abstractNumId w:val="17"/>
  </w:num>
  <w:num w:numId="28">
    <w:abstractNumId w:val="23"/>
  </w:num>
  <w:num w:numId="29">
    <w:abstractNumId w:val="8"/>
  </w:num>
  <w:num w:numId="30">
    <w:abstractNumId w:val="32"/>
  </w:num>
  <w:num w:numId="31">
    <w:abstractNumId w:val="44"/>
  </w:num>
  <w:num w:numId="32">
    <w:abstractNumId w:val="42"/>
  </w:num>
  <w:num w:numId="33">
    <w:abstractNumId w:val="14"/>
  </w:num>
  <w:num w:numId="34">
    <w:abstractNumId w:val="50"/>
  </w:num>
  <w:num w:numId="35">
    <w:abstractNumId w:val="10"/>
  </w:num>
  <w:num w:numId="36">
    <w:abstractNumId w:val="46"/>
  </w:num>
  <w:num w:numId="37">
    <w:abstractNumId w:val="48"/>
  </w:num>
  <w:num w:numId="38">
    <w:abstractNumId w:val="0"/>
  </w:num>
  <w:num w:numId="39">
    <w:abstractNumId w:val="12"/>
  </w:num>
  <w:num w:numId="40">
    <w:abstractNumId w:val="6"/>
  </w:num>
  <w:num w:numId="41">
    <w:abstractNumId w:val="52"/>
  </w:num>
  <w:num w:numId="42">
    <w:abstractNumId w:val="30"/>
  </w:num>
  <w:num w:numId="43">
    <w:abstractNumId w:val="27"/>
  </w:num>
  <w:num w:numId="44">
    <w:abstractNumId w:val="3"/>
  </w:num>
  <w:num w:numId="45">
    <w:abstractNumId w:val="29"/>
  </w:num>
  <w:num w:numId="46">
    <w:abstractNumId w:val="19"/>
  </w:num>
  <w:num w:numId="47">
    <w:abstractNumId w:val="24"/>
  </w:num>
  <w:num w:numId="48">
    <w:abstractNumId w:val="43"/>
  </w:num>
  <w:num w:numId="49">
    <w:abstractNumId w:val="36"/>
  </w:num>
  <w:num w:numId="50">
    <w:abstractNumId w:val="25"/>
  </w:num>
  <w:num w:numId="51">
    <w:abstractNumId w:val="39"/>
  </w:num>
  <w:num w:numId="52">
    <w:abstractNumId w:val="38"/>
  </w:num>
  <w:num w:numId="53">
    <w:abstractNumId w:val="5"/>
  </w:num>
  <w:num w:numId="54">
    <w:abstractNumId w:val="18"/>
  </w:num>
  <w:num w:numId="55">
    <w:abstractNumId w:val="22"/>
  </w:num>
  <w:num w:numId="56">
    <w:abstractNumId w:val="47"/>
  </w:num>
  <w:num w:numId="57">
    <w:abstractNumId w:val="21"/>
  </w:num>
  <w:num w:numId="58">
    <w:abstractNumId w:val="11"/>
  </w:num>
  <w:num w:numId="59">
    <w:abstractNumId w:val="26"/>
  </w:num>
  <w:num w:numId="60">
    <w:abstractNumId w:val="2"/>
  </w:num>
  <w:num w:numId="61">
    <w:abstractNumId w:val="34"/>
  </w:num>
  <w:num w:numId="62">
    <w:abstractNumId w:val="20"/>
  </w:num>
  <w:num w:numId="63">
    <w:abstractNumId w:val="7"/>
  </w:num>
  <w:num w:numId="64">
    <w:abstractNumId w:val="1"/>
  </w:num>
  <w:num w:numId="65">
    <w:abstractNumId w:val="51"/>
  </w:num>
  <w:num w:numId="66">
    <w:abstractNumId w:val="49"/>
  </w:num>
  <w:num w:numId="67">
    <w:abstractNumId w:val="9"/>
  </w:num>
  <w:numIdMacAtCleanup w:val="6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zabó Patrícia">
    <w15:presenceInfo w15:providerId="AD" w15:userId="S::szabo.patricia@mik.uni-pannon.hu::f1a081af-870d-4efb-9be8-b51acba75720"/>
  </w15:person>
  <w15:person w15:author="Nonstop Gamerek">
    <w15:presenceInfo w15:providerId="Windows Live" w15:userId="fa8f995017950807"/>
  </w15:person>
  <w15:person w15:author="Gamerek Nonstop">
    <w15:presenceInfo w15:providerId="Windows Live" w15:userId="fa8f99501795080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activeWritingStyle w:appName="MSWord" w:lang="en-GB" w:vendorID="64" w:dllVersion="6" w:nlCheck="1" w:checkStyle="0"/>
  <w:activeWritingStyle w:appName="MSWord" w:lang="hu-HU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hu-HU" w:vendorID="64" w:dllVersion="4096" w:nlCheck="1" w:checkStyle="0"/>
  <w:activeWritingStyle w:appName="MSWord" w:lang="en-GB" w:vendorID="64" w:dllVersion="4096" w:nlCheck="1" w:checkStyle="0"/>
  <w:proofState w:spelling="clean" w:grammar="clean"/>
  <w:attachedTemplate r:id="rId1"/>
  <w:trackRevisions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AwMTMxMbUwNDM1MDZW0lEKTi0uzszPAykwrQUAtm2ViCwAAAA="/>
  </w:docVars>
  <w:rsids>
    <w:rsidRoot w:val="00320651"/>
    <w:rsid w:val="00002147"/>
    <w:rsid w:val="00002833"/>
    <w:rsid w:val="00007E45"/>
    <w:rsid w:val="00010065"/>
    <w:rsid w:val="000130CF"/>
    <w:rsid w:val="00015BCB"/>
    <w:rsid w:val="00020427"/>
    <w:rsid w:val="0002401E"/>
    <w:rsid w:val="000240C3"/>
    <w:rsid w:val="00027D68"/>
    <w:rsid w:val="00031E99"/>
    <w:rsid w:val="000325C8"/>
    <w:rsid w:val="00033401"/>
    <w:rsid w:val="00034CA0"/>
    <w:rsid w:val="00037D0C"/>
    <w:rsid w:val="00040044"/>
    <w:rsid w:val="000400E3"/>
    <w:rsid w:val="000422CC"/>
    <w:rsid w:val="00042B01"/>
    <w:rsid w:val="00047387"/>
    <w:rsid w:val="0006785B"/>
    <w:rsid w:val="00067B87"/>
    <w:rsid w:val="000704EF"/>
    <w:rsid w:val="00070A85"/>
    <w:rsid w:val="00071246"/>
    <w:rsid w:val="00071C72"/>
    <w:rsid w:val="00075510"/>
    <w:rsid w:val="00075E8E"/>
    <w:rsid w:val="000808C8"/>
    <w:rsid w:val="000836AC"/>
    <w:rsid w:val="00087915"/>
    <w:rsid w:val="00087FF8"/>
    <w:rsid w:val="00095C47"/>
    <w:rsid w:val="000A0F2E"/>
    <w:rsid w:val="000A2731"/>
    <w:rsid w:val="000A36CC"/>
    <w:rsid w:val="000A735E"/>
    <w:rsid w:val="000A798C"/>
    <w:rsid w:val="000B016E"/>
    <w:rsid w:val="000B3286"/>
    <w:rsid w:val="000B3866"/>
    <w:rsid w:val="000B570C"/>
    <w:rsid w:val="000B5823"/>
    <w:rsid w:val="000B6A94"/>
    <w:rsid w:val="000B7B9F"/>
    <w:rsid w:val="000C0D7F"/>
    <w:rsid w:val="000C2AAF"/>
    <w:rsid w:val="000C3675"/>
    <w:rsid w:val="000D09DC"/>
    <w:rsid w:val="000D2F68"/>
    <w:rsid w:val="000E0C4A"/>
    <w:rsid w:val="000E3677"/>
    <w:rsid w:val="000E75A5"/>
    <w:rsid w:val="000F3DC9"/>
    <w:rsid w:val="000F52DE"/>
    <w:rsid w:val="000F5390"/>
    <w:rsid w:val="000F7C00"/>
    <w:rsid w:val="001035A2"/>
    <w:rsid w:val="00111677"/>
    <w:rsid w:val="00111760"/>
    <w:rsid w:val="00113BD1"/>
    <w:rsid w:val="001154D3"/>
    <w:rsid w:val="0011609F"/>
    <w:rsid w:val="0011613B"/>
    <w:rsid w:val="00124731"/>
    <w:rsid w:val="0012755E"/>
    <w:rsid w:val="00130D03"/>
    <w:rsid w:val="00140E7A"/>
    <w:rsid w:val="0014313F"/>
    <w:rsid w:val="0014568A"/>
    <w:rsid w:val="00145993"/>
    <w:rsid w:val="001459A7"/>
    <w:rsid w:val="00147894"/>
    <w:rsid w:val="00150EA8"/>
    <w:rsid w:val="00151591"/>
    <w:rsid w:val="00152458"/>
    <w:rsid w:val="00152E13"/>
    <w:rsid w:val="00154111"/>
    <w:rsid w:val="00154C9B"/>
    <w:rsid w:val="00155878"/>
    <w:rsid w:val="00155FEB"/>
    <w:rsid w:val="001572C0"/>
    <w:rsid w:val="0015764D"/>
    <w:rsid w:val="001667A5"/>
    <w:rsid w:val="00167166"/>
    <w:rsid w:val="00181314"/>
    <w:rsid w:val="00181E64"/>
    <w:rsid w:val="00191D29"/>
    <w:rsid w:val="00193BA4"/>
    <w:rsid w:val="001A1663"/>
    <w:rsid w:val="001A27F4"/>
    <w:rsid w:val="001A611A"/>
    <w:rsid w:val="001A7988"/>
    <w:rsid w:val="001B5117"/>
    <w:rsid w:val="001B7FCE"/>
    <w:rsid w:val="001C0AA4"/>
    <w:rsid w:val="001C26D6"/>
    <w:rsid w:val="001C49DA"/>
    <w:rsid w:val="001D0313"/>
    <w:rsid w:val="001D07DD"/>
    <w:rsid w:val="001D4024"/>
    <w:rsid w:val="001D79DC"/>
    <w:rsid w:val="001E1CEF"/>
    <w:rsid w:val="001E7A59"/>
    <w:rsid w:val="001F1695"/>
    <w:rsid w:val="001F4070"/>
    <w:rsid w:val="001F414E"/>
    <w:rsid w:val="00202FE2"/>
    <w:rsid w:val="00210FED"/>
    <w:rsid w:val="00214887"/>
    <w:rsid w:val="002200AE"/>
    <w:rsid w:val="002207FB"/>
    <w:rsid w:val="00222D0E"/>
    <w:rsid w:val="00223195"/>
    <w:rsid w:val="00225BC6"/>
    <w:rsid w:val="002273BF"/>
    <w:rsid w:val="00233BB3"/>
    <w:rsid w:val="00237EE5"/>
    <w:rsid w:val="00237FAA"/>
    <w:rsid w:val="002400BB"/>
    <w:rsid w:val="0024139A"/>
    <w:rsid w:val="00242248"/>
    <w:rsid w:val="002474AE"/>
    <w:rsid w:val="00247D65"/>
    <w:rsid w:val="00250DAD"/>
    <w:rsid w:val="002513BA"/>
    <w:rsid w:val="00252700"/>
    <w:rsid w:val="00252F4F"/>
    <w:rsid w:val="00253447"/>
    <w:rsid w:val="0025441B"/>
    <w:rsid w:val="00256807"/>
    <w:rsid w:val="00264B39"/>
    <w:rsid w:val="00265486"/>
    <w:rsid w:val="002671D5"/>
    <w:rsid w:val="00267589"/>
    <w:rsid w:val="00270DBC"/>
    <w:rsid w:val="0027218C"/>
    <w:rsid w:val="002773E2"/>
    <w:rsid w:val="00282ACF"/>
    <w:rsid w:val="002844C3"/>
    <w:rsid w:val="002905E4"/>
    <w:rsid w:val="00290D51"/>
    <w:rsid w:val="00291A15"/>
    <w:rsid w:val="00296E7F"/>
    <w:rsid w:val="00297B04"/>
    <w:rsid w:val="002A3401"/>
    <w:rsid w:val="002A369F"/>
    <w:rsid w:val="002A42AC"/>
    <w:rsid w:val="002A4F45"/>
    <w:rsid w:val="002B0F75"/>
    <w:rsid w:val="002B1A2A"/>
    <w:rsid w:val="002C00D3"/>
    <w:rsid w:val="002C0ADB"/>
    <w:rsid w:val="002C145E"/>
    <w:rsid w:val="002C15B6"/>
    <w:rsid w:val="002C3117"/>
    <w:rsid w:val="002C7918"/>
    <w:rsid w:val="002D566A"/>
    <w:rsid w:val="002D67F4"/>
    <w:rsid w:val="002E1A1B"/>
    <w:rsid w:val="002F016A"/>
    <w:rsid w:val="002F1935"/>
    <w:rsid w:val="003010C3"/>
    <w:rsid w:val="003011AD"/>
    <w:rsid w:val="003071F1"/>
    <w:rsid w:val="003101D0"/>
    <w:rsid w:val="00314659"/>
    <w:rsid w:val="0031548F"/>
    <w:rsid w:val="003163FB"/>
    <w:rsid w:val="00317F72"/>
    <w:rsid w:val="00320651"/>
    <w:rsid w:val="00324C38"/>
    <w:rsid w:val="00325220"/>
    <w:rsid w:val="00326CEF"/>
    <w:rsid w:val="0032797B"/>
    <w:rsid w:val="0033193A"/>
    <w:rsid w:val="0033258A"/>
    <w:rsid w:val="00335637"/>
    <w:rsid w:val="00337F97"/>
    <w:rsid w:val="00344A0B"/>
    <w:rsid w:val="00344A64"/>
    <w:rsid w:val="0034555B"/>
    <w:rsid w:val="00346258"/>
    <w:rsid w:val="00346DB6"/>
    <w:rsid w:val="0035339C"/>
    <w:rsid w:val="00354085"/>
    <w:rsid w:val="00354817"/>
    <w:rsid w:val="003601AC"/>
    <w:rsid w:val="00360BD6"/>
    <w:rsid w:val="0036775F"/>
    <w:rsid w:val="00367924"/>
    <w:rsid w:val="00367AFA"/>
    <w:rsid w:val="00367F60"/>
    <w:rsid w:val="00373496"/>
    <w:rsid w:val="00380E8B"/>
    <w:rsid w:val="003820B2"/>
    <w:rsid w:val="0038397D"/>
    <w:rsid w:val="00383ABA"/>
    <w:rsid w:val="00384496"/>
    <w:rsid w:val="0038751C"/>
    <w:rsid w:val="0039051D"/>
    <w:rsid w:val="00390765"/>
    <w:rsid w:val="00390C78"/>
    <w:rsid w:val="003936A0"/>
    <w:rsid w:val="00395857"/>
    <w:rsid w:val="00397125"/>
    <w:rsid w:val="003A47C7"/>
    <w:rsid w:val="003A5EC2"/>
    <w:rsid w:val="003B5C87"/>
    <w:rsid w:val="003B71D8"/>
    <w:rsid w:val="003B7FA8"/>
    <w:rsid w:val="003C269A"/>
    <w:rsid w:val="003C544B"/>
    <w:rsid w:val="003C6342"/>
    <w:rsid w:val="003C6901"/>
    <w:rsid w:val="003D3289"/>
    <w:rsid w:val="003D52B4"/>
    <w:rsid w:val="003E30DA"/>
    <w:rsid w:val="003E5356"/>
    <w:rsid w:val="003E542D"/>
    <w:rsid w:val="003F098B"/>
    <w:rsid w:val="003F575C"/>
    <w:rsid w:val="003F60FD"/>
    <w:rsid w:val="004006C4"/>
    <w:rsid w:val="00401B01"/>
    <w:rsid w:val="00403AE4"/>
    <w:rsid w:val="0040445F"/>
    <w:rsid w:val="00405F4D"/>
    <w:rsid w:val="00406F2F"/>
    <w:rsid w:val="004103E2"/>
    <w:rsid w:val="00411266"/>
    <w:rsid w:val="004157C3"/>
    <w:rsid w:val="00417597"/>
    <w:rsid w:val="00421386"/>
    <w:rsid w:val="00421E3D"/>
    <w:rsid w:val="004236AD"/>
    <w:rsid w:val="00424889"/>
    <w:rsid w:val="00425734"/>
    <w:rsid w:val="00425990"/>
    <w:rsid w:val="0043471A"/>
    <w:rsid w:val="00434F0B"/>
    <w:rsid w:val="0044328F"/>
    <w:rsid w:val="0045047B"/>
    <w:rsid w:val="00457C1F"/>
    <w:rsid w:val="00467543"/>
    <w:rsid w:val="00467F90"/>
    <w:rsid w:val="004738DE"/>
    <w:rsid w:val="004755D6"/>
    <w:rsid w:val="0048745E"/>
    <w:rsid w:val="004955A1"/>
    <w:rsid w:val="00496501"/>
    <w:rsid w:val="0049750B"/>
    <w:rsid w:val="004A1FA9"/>
    <w:rsid w:val="004A2289"/>
    <w:rsid w:val="004A3624"/>
    <w:rsid w:val="004A655F"/>
    <w:rsid w:val="004A7656"/>
    <w:rsid w:val="004B05C5"/>
    <w:rsid w:val="004B0EFB"/>
    <w:rsid w:val="004B1FFD"/>
    <w:rsid w:val="004B36EA"/>
    <w:rsid w:val="004B43CF"/>
    <w:rsid w:val="004C0DD6"/>
    <w:rsid w:val="004C11DD"/>
    <w:rsid w:val="004C1F4A"/>
    <w:rsid w:val="004C4C4A"/>
    <w:rsid w:val="004C4D45"/>
    <w:rsid w:val="004C78E4"/>
    <w:rsid w:val="004D4C4C"/>
    <w:rsid w:val="004E0302"/>
    <w:rsid w:val="004E317F"/>
    <w:rsid w:val="004E3206"/>
    <w:rsid w:val="004E4A20"/>
    <w:rsid w:val="004E4A49"/>
    <w:rsid w:val="004E69DD"/>
    <w:rsid w:val="004F0CE1"/>
    <w:rsid w:val="004F25C3"/>
    <w:rsid w:val="004F3BEA"/>
    <w:rsid w:val="004F5C1D"/>
    <w:rsid w:val="004F5F4D"/>
    <w:rsid w:val="004F6B12"/>
    <w:rsid w:val="0050128E"/>
    <w:rsid w:val="0050159C"/>
    <w:rsid w:val="00503860"/>
    <w:rsid w:val="00511E3A"/>
    <w:rsid w:val="00515D12"/>
    <w:rsid w:val="00524338"/>
    <w:rsid w:val="005246A6"/>
    <w:rsid w:val="00525923"/>
    <w:rsid w:val="00527543"/>
    <w:rsid w:val="005355E0"/>
    <w:rsid w:val="0053734B"/>
    <w:rsid w:val="00550331"/>
    <w:rsid w:val="00550882"/>
    <w:rsid w:val="00550A2D"/>
    <w:rsid w:val="00553A07"/>
    <w:rsid w:val="00554B77"/>
    <w:rsid w:val="0055552E"/>
    <w:rsid w:val="005610BD"/>
    <w:rsid w:val="00561F74"/>
    <w:rsid w:val="00562170"/>
    <w:rsid w:val="005629CE"/>
    <w:rsid w:val="00562F32"/>
    <w:rsid w:val="00570665"/>
    <w:rsid w:val="005727F3"/>
    <w:rsid w:val="00572DF2"/>
    <w:rsid w:val="0057540B"/>
    <w:rsid w:val="0058135A"/>
    <w:rsid w:val="00581526"/>
    <w:rsid w:val="00583CAA"/>
    <w:rsid w:val="0058706F"/>
    <w:rsid w:val="00587BE5"/>
    <w:rsid w:val="005917D2"/>
    <w:rsid w:val="00592D5F"/>
    <w:rsid w:val="005956DE"/>
    <w:rsid w:val="005959B0"/>
    <w:rsid w:val="005A15E9"/>
    <w:rsid w:val="005A2A99"/>
    <w:rsid w:val="005A4871"/>
    <w:rsid w:val="005A5558"/>
    <w:rsid w:val="005B2AF8"/>
    <w:rsid w:val="005B3B33"/>
    <w:rsid w:val="005C1886"/>
    <w:rsid w:val="005C1F4C"/>
    <w:rsid w:val="005C1FA9"/>
    <w:rsid w:val="005C367A"/>
    <w:rsid w:val="005C52C1"/>
    <w:rsid w:val="005C53D3"/>
    <w:rsid w:val="005D0D4D"/>
    <w:rsid w:val="005E27D3"/>
    <w:rsid w:val="005E3250"/>
    <w:rsid w:val="005E5D69"/>
    <w:rsid w:val="005E5E64"/>
    <w:rsid w:val="005F1CD9"/>
    <w:rsid w:val="005F71AF"/>
    <w:rsid w:val="006012E6"/>
    <w:rsid w:val="00601549"/>
    <w:rsid w:val="00603001"/>
    <w:rsid w:val="006050C2"/>
    <w:rsid w:val="0060637E"/>
    <w:rsid w:val="006077A3"/>
    <w:rsid w:val="0061041C"/>
    <w:rsid w:val="006120CC"/>
    <w:rsid w:val="0061744A"/>
    <w:rsid w:val="006256D4"/>
    <w:rsid w:val="006258E7"/>
    <w:rsid w:val="00632BC7"/>
    <w:rsid w:val="00632D14"/>
    <w:rsid w:val="00633B30"/>
    <w:rsid w:val="00633E0D"/>
    <w:rsid w:val="00635CB9"/>
    <w:rsid w:val="00641971"/>
    <w:rsid w:val="006446D3"/>
    <w:rsid w:val="00647545"/>
    <w:rsid w:val="00650D7F"/>
    <w:rsid w:val="00653834"/>
    <w:rsid w:val="00654C71"/>
    <w:rsid w:val="00655654"/>
    <w:rsid w:val="0065611E"/>
    <w:rsid w:val="00656DC4"/>
    <w:rsid w:val="00666D1F"/>
    <w:rsid w:val="00673F75"/>
    <w:rsid w:val="00674F6E"/>
    <w:rsid w:val="006751E1"/>
    <w:rsid w:val="00675AB8"/>
    <w:rsid w:val="0067745B"/>
    <w:rsid w:val="00685871"/>
    <w:rsid w:val="00687DF0"/>
    <w:rsid w:val="00690423"/>
    <w:rsid w:val="00690529"/>
    <w:rsid w:val="006932A2"/>
    <w:rsid w:val="00696BE4"/>
    <w:rsid w:val="006A5863"/>
    <w:rsid w:val="006B3EC9"/>
    <w:rsid w:val="006C0EBC"/>
    <w:rsid w:val="006C46BD"/>
    <w:rsid w:val="006C7AE9"/>
    <w:rsid w:val="006D050F"/>
    <w:rsid w:val="006D08A0"/>
    <w:rsid w:val="006D1130"/>
    <w:rsid w:val="006D484D"/>
    <w:rsid w:val="006D68A0"/>
    <w:rsid w:val="006E17E0"/>
    <w:rsid w:val="006E4100"/>
    <w:rsid w:val="006F2BAB"/>
    <w:rsid w:val="006F53AD"/>
    <w:rsid w:val="007071D7"/>
    <w:rsid w:val="007128FE"/>
    <w:rsid w:val="00712E95"/>
    <w:rsid w:val="0071420A"/>
    <w:rsid w:val="00720CF6"/>
    <w:rsid w:val="00722283"/>
    <w:rsid w:val="00727020"/>
    <w:rsid w:val="00727754"/>
    <w:rsid w:val="00730D44"/>
    <w:rsid w:val="007330BF"/>
    <w:rsid w:val="007335A8"/>
    <w:rsid w:val="00734FB7"/>
    <w:rsid w:val="007374C7"/>
    <w:rsid w:val="007411F2"/>
    <w:rsid w:val="00741B68"/>
    <w:rsid w:val="00741DF7"/>
    <w:rsid w:val="007420D3"/>
    <w:rsid w:val="0074214C"/>
    <w:rsid w:val="00744A0E"/>
    <w:rsid w:val="00746D06"/>
    <w:rsid w:val="00750ADC"/>
    <w:rsid w:val="00750D1C"/>
    <w:rsid w:val="00761FB3"/>
    <w:rsid w:val="00762E8C"/>
    <w:rsid w:val="00763E20"/>
    <w:rsid w:val="00764FF6"/>
    <w:rsid w:val="0076551C"/>
    <w:rsid w:val="00766717"/>
    <w:rsid w:val="00766D15"/>
    <w:rsid w:val="007674C0"/>
    <w:rsid w:val="00770D57"/>
    <w:rsid w:val="00771B5F"/>
    <w:rsid w:val="0077743F"/>
    <w:rsid w:val="00783019"/>
    <w:rsid w:val="0078604B"/>
    <w:rsid w:val="007914CC"/>
    <w:rsid w:val="00791A38"/>
    <w:rsid w:val="00791D1B"/>
    <w:rsid w:val="007943BF"/>
    <w:rsid w:val="0079735D"/>
    <w:rsid w:val="007A2E79"/>
    <w:rsid w:val="007A3A8D"/>
    <w:rsid w:val="007A3E9A"/>
    <w:rsid w:val="007A5D64"/>
    <w:rsid w:val="007B1C3C"/>
    <w:rsid w:val="007B3D26"/>
    <w:rsid w:val="007B5519"/>
    <w:rsid w:val="007C6172"/>
    <w:rsid w:val="007D1720"/>
    <w:rsid w:val="007E7C40"/>
    <w:rsid w:val="007E7F78"/>
    <w:rsid w:val="007F7534"/>
    <w:rsid w:val="00801F5D"/>
    <w:rsid w:val="008021BA"/>
    <w:rsid w:val="00803820"/>
    <w:rsid w:val="008058B6"/>
    <w:rsid w:val="00807C8E"/>
    <w:rsid w:val="00807CF0"/>
    <w:rsid w:val="00811ADF"/>
    <w:rsid w:val="00814C23"/>
    <w:rsid w:val="0082090D"/>
    <w:rsid w:val="00824FEF"/>
    <w:rsid w:val="0082775C"/>
    <w:rsid w:val="0083004D"/>
    <w:rsid w:val="00835931"/>
    <w:rsid w:val="00837A23"/>
    <w:rsid w:val="00842554"/>
    <w:rsid w:val="008448C9"/>
    <w:rsid w:val="00844EBF"/>
    <w:rsid w:val="00845F19"/>
    <w:rsid w:val="00846A29"/>
    <w:rsid w:val="0084729C"/>
    <w:rsid w:val="00847FF4"/>
    <w:rsid w:val="0085127A"/>
    <w:rsid w:val="008513DE"/>
    <w:rsid w:val="00851FD5"/>
    <w:rsid w:val="00854825"/>
    <w:rsid w:val="00854D42"/>
    <w:rsid w:val="008554DC"/>
    <w:rsid w:val="008557B9"/>
    <w:rsid w:val="00855A43"/>
    <w:rsid w:val="00855DEE"/>
    <w:rsid w:val="00856A01"/>
    <w:rsid w:val="00857285"/>
    <w:rsid w:val="0086173E"/>
    <w:rsid w:val="00862195"/>
    <w:rsid w:val="008639CE"/>
    <w:rsid w:val="00876A5B"/>
    <w:rsid w:val="00877E34"/>
    <w:rsid w:val="008805BD"/>
    <w:rsid w:val="008808AD"/>
    <w:rsid w:val="00882DB1"/>
    <w:rsid w:val="00883C24"/>
    <w:rsid w:val="008851AB"/>
    <w:rsid w:val="00892413"/>
    <w:rsid w:val="00895B09"/>
    <w:rsid w:val="00896DEA"/>
    <w:rsid w:val="008A7020"/>
    <w:rsid w:val="008B2567"/>
    <w:rsid w:val="008B656E"/>
    <w:rsid w:val="008B78D3"/>
    <w:rsid w:val="008B7EA5"/>
    <w:rsid w:val="008C0A57"/>
    <w:rsid w:val="008C3742"/>
    <w:rsid w:val="008D24E0"/>
    <w:rsid w:val="008D3589"/>
    <w:rsid w:val="008D4836"/>
    <w:rsid w:val="008D7460"/>
    <w:rsid w:val="008D7904"/>
    <w:rsid w:val="008E1524"/>
    <w:rsid w:val="008E3105"/>
    <w:rsid w:val="008E3A41"/>
    <w:rsid w:val="008E5BBC"/>
    <w:rsid w:val="008F28D7"/>
    <w:rsid w:val="008F2A06"/>
    <w:rsid w:val="008F4D99"/>
    <w:rsid w:val="008F621C"/>
    <w:rsid w:val="008F71AE"/>
    <w:rsid w:val="00901564"/>
    <w:rsid w:val="00903116"/>
    <w:rsid w:val="009038FD"/>
    <w:rsid w:val="00906D47"/>
    <w:rsid w:val="009103F0"/>
    <w:rsid w:val="00910A8E"/>
    <w:rsid w:val="00912784"/>
    <w:rsid w:val="0091475E"/>
    <w:rsid w:val="00921762"/>
    <w:rsid w:val="00923090"/>
    <w:rsid w:val="00924292"/>
    <w:rsid w:val="009325CF"/>
    <w:rsid w:val="00933CB3"/>
    <w:rsid w:val="009347ED"/>
    <w:rsid w:val="00934B19"/>
    <w:rsid w:val="00934D00"/>
    <w:rsid w:val="009353CB"/>
    <w:rsid w:val="00941164"/>
    <w:rsid w:val="00942557"/>
    <w:rsid w:val="009436A7"/>
    <w:rsid w:val="009436BE"/>
    <w:rsid w:val="009507C6"/>
    <w:rsid w:val="00955398"/>
    <w:rsid w:val="009659FA"/>
    <w:rsid w:val="00974406"/>
    <w:rsid w:val="0097638D"/>
    <w:rsid w:val="0098238B"/>
    <w:rsid w:val="009823AA"/>
    <w:rsid w:val="00982C61"/>
    <w:rsid w:val="00991B72"/>
    <w:rsid w:val="00991BDE"/>
    <w:rsid w:val="00991C34"/>
    <w:rsid w:val="00994078"/>
    <w:rsid w:val="009944F1"/>
    <w:rsid w:val="009945E3"/>
    <w:rsid w:val="00996A51"/>
    <w:rsid w:val="00997359"/>
    <w:rsid w:val="009A23B0"/>
    <w:rsid w:val="009A2EEA"/>
    <w:rsid w:val="009A30DC"/>
    <w:rsid w:val="009A5EEE"/>
    <w:rsid w:val="009A7B29"/>
    <w:rsid w:val="009B3F65"/>
    <w:rsid w:val="009B5BCE"/>
    <w:rsid w:val="009B60D5"/>
    <w:rsid w:val="009C1B73"/>
    <w:rsid w:val="009C42CB"/>
    <w:rsid w:val="009C4BAE"/>
    <w:rsid w:val="009C76AE"/>
    <w:rsid w:val="009C7A4F"/>
    <w:rsid w:val="009D0F70"/>
    <w:rsid w:val="009D2E35"/>
    <w:rsid w:val="009D4047"/>
    <w:rsid w:val="009D41C2"/>
    <w:rsid w:val="009D73BC"/>
    <w:rsid w:val="009D7D45"/>
    <w:rsid w:val="009E028B"/>
    <w:rsid w:val="009E282F"/>
    <w:rsid w:val="009E5FA0"/>
    <w:rsid w:val="009E6550"/>
    <w:rsid w:val="009F025B"/>
    <w:rsid w:val="009F084A"/>
    <w:rsid w:val="009F2398"/>
    <w:rsid w:val="009F3C5B"/>
    <w:rsid w:val="009F4BA3"/>
    <w:rsid w:val="009F75B6"/>
    <w:rsid w:val="00A02AD6"/>
    <w:rsid w:val="00A02FEA"/>
    <w:rsid w:val="00A059AC"/>
    <w:rsid w:val="00A05DF0"/>
    <w:rsid w:val="00A0731D"/>
    <w:rsid w:val="00A112B8"/>
    <w:rsid w:val="00A11BF5"/>
    <w:rsid w:val="00A12C5E"/>
    <w:rsid w:val="00A15BBD"/>
    <w:rsid w:val="00A15CAA"/>
    <w:rsid w:val="00A17818"/>
    <w:rsid w:val="00A20A67"/>
    <w:rsid w:val="00A239CA"/>
    <w:rsid w:val="00A25EC4"/>
    <w:rsid w:val="00A3234C"/>
    <w:rsid w:val="00A3331D"/>
    <w:rsid w:val="00A47A51"/>
    <w:rsid w:val="00A52B3F"/>
    <w:rsid w:val="00A552A4"/>
    <w:rsid w:val="00A61CCA"/>
    <w:rsid w:val="00A70D45"/>
    <w:rsid w:val="00A7326D"/>
    <w:rsid w:val="00A73F8D"/>
    <w:rsid w:val="00A75AB2"/>
    <w:rsid w:val="00A76AA2"/>
    <w:rsid w:val="00A76C2E"/>
    <w:rsid w:val="00A778C3"/>
    <w:rsid w:val="00A81C30"/>
    <w:rsid w:val="00A869AC"/>
    <w:rsid w:val="00A90168"/>
    <w:rsid w:val="00A90DB9"/>
    <w:rsid w:val="00A914C4"/>
    <w:rsid w:val="00A9158F"/>
    <w:rsid w:val="00A9246E"/>
    <w:rsid w:val="00AA0954"/>
    <w:rsid w:val="00AA0B3E"/>
    <w:rsid w:val="00AA38DC"/>
    <w:rsid w:val="00AA4306"/>
    <w:rsid w:val="00AB22BA"/>
    <w:rsid w:val="00AB2AA8"/>
    <w:rsid w:val="00AC3CDD"/>
    <w:rsid w:val="00AD12C4"/>
    <w:rsid w:val="00AD1F13"/>
    <w:rsid w:val="00AD2E35"/>
    <w:rsid w:val="00AD36EE"/>
    <w:rsid w:val="00AD3FC8"/>
    <w:rsid w:val="00AD7707"/>
    <w:rsid w:val="00AE14AD"/>
    <w:rsid w:val="00AE5B92"/>
    <w:rsid w:val="00AE6441"/>
    <w:rsid w:val="00AF2524"/>
    <w:rsid w:val="00AF32E9"/>
    <w:rsid w:val="00AF3B2F"/>
    <w:rsid w:val="00AF6B65"/>
    <w:rsid w:val="00B02650"/>
    <w:rsid w:val="00B0319C"/>
    <w:rsid w:val="00B04A67"/>
    <w:rsid w:val="00B05058"/>
    <w:rsid w:val="00B05334"/>
    <w:rsid w:val="00B05899"/>
    <w:rsid w:val="00B06638"/>
    <w:rsid w:val="00B1348F"/>
    <w:rsid w:val="00B1501F"/>
    <w:rsid w:val="00B26C88"/>
    <w:rsid w:val="00B272F6"/>
    <w:rsid w:val="00B3287F"/>
    <w:rsid w:val="00B34026"/>
    <w:rsid w:val="00B35A4D"/>
    <w:rsid w:val="00B36958"/>
    <w:rsid w:val="00B42108"/>
    <w:rsid w:val="00B429E8"/>
    <w:rsid w:val="00B42C58"/>
    <w:rsid w:val="00B45CAE"/>
    <w:rsid w:val="00B472A7"/>
    <w:rsid w:val="00B52FFD"/>
    <w:rsid w:val="00B54CEC"/>
    <w:rsid w:val="00B54F4F"/>
    <w:rsid w:val="00B57DEF"/>
    <w:rsid w:val="00B64A04"/>
    <w:rsid w:val="00B64CCC"/>
    <w:rsid w:val="00B64CF2"/>
    <w:rsid w:val="00B65105"/>
    <w:rsid w:val="00B66B8E"/>
    <w:rsid w:val="00B67836"/>
    <w:rsid w:val="00B70150"/>
    <w:rsid w:val="00B7624F"/>
    <w:rsid w:val="00B771C1"/>
    <w:rsid w:val="00B7768F"/>
    <w:rsid w:val="00B8093D"/>
    <w:rsid w:val="00B819CE"/>
    <w:rsid w:val="00B8284F"/>
    <w:rsid w:val="00B83600"/>
    <w:rsid w:val="00B83979"/>
    <w:rsid w:val="00B83DDE"/>
    <w:rsid w:val="00B84CB4"/>
    <w:rsid w:val="00B85814"/>
    <w:rsid w:val="00B86C1A"/>
    <w:rsid w:val="00B91755"/>
    <w:rsid w:val="00B9281E"/>
    <w:rsid w:val="00B93FC8"/>
    <w:rsid w:val="00BA4DFB"/>
    <w:rsid w:val="00BA579B"/>
    <w:rsid w:val="00BA7D91"/>
    <w:rsid w:val="00BB158A"/>
    <w:rsid w:val="00BB5F68"/>
    <w:rsid w:val="00BC27AE"/>
    <w:rsid w:val="00BC40CC"/>
    <w:rsid w:val="00BC7E19"/>
    <w:rsid w:val="00BD0FD2"/>
    <w:rsid w:val="00BD14AC"/>
    <w:rsid w:val="00BD2844"/>
    <w:rsid w:val="00BD2A65"/>
    <w:rsid w:val="00BE0479"/>
    <w:rsid w:val="00BE4CAC"/>
    <w:rsid w:val="00BE5F9D"/>
    <w:rsid w:val="00BE765A"/>
    <w:rsid w:val="00BF17C5"/>
    <w:rsid w:val="00BF459C"/>
    <w:rsid w:val="00C00FFC"/>
    <w:rsid w:val="00C023DC"/>
    <w:rsid w:val="00C02DEA"/>
    <w:rsid w:val="00C02E02"/>
    <w:rsid w:val="00C05535"/>
    <w:rsid w:val="00C05782"/>
    <w:rsid w:val="00C118EE"/>
    <w:rsid w:val="00C23A3D"/>
    <w:rsid w:val="00C302A6"/>
    <w:rsid w:val="00C30C97"/>
    <w:rsid w:val="00C33C6A"/>
    <w:rsid w:val="00C44D58"/>
    <w:rsid w:val="00C51804"/>
    <w:rsid w:val="00C5547D"/>
    <w:rsid w:val="00C57308"/>
    <w:rsid w:val="00C57EDF"/>
    <w:rsid w:val="00C64124"/>
    <w:rsid w:val="00C741A3"/>
    <w:rsid w:val="00C76541"/>
    <w:rsid w:val="00C76F66"/>
    <w:rsid w:val="00C77E82"/>
    <w:rsid w:val="00C77F55"/>
    <w:rsid w:val="00C83533"/>
    <w:rsid w:val="00C84D01"/>
    <w:rsid w:val="00C86346"/>
    <w:rsid w:val="00C8677E"/>
    <w:rsid w:val="00C90A21"/>
    <w:rsid w:val="00C94D9B"/>
    <w:rsid w:val="00CA3046"/>
    <w:rsid w:val="00CA4DB3"/>
    <w:rsid w:val="00CA5C85"/>
    <w:rsid w:val="00CA5F8B"/>
    <w:rsid w:val="00CA7354"/>
    <w:rsid w:val="00CB0E48"/>
    <w:rsid w:val="00CB1451"/>
    <w:rsid w:val="00CB2667"/>
    <w:rsid w:val="00CB2F6A"/>
    <w:rsid w:val="00CB4375"/>
    <w:rsid w:val="00CB55DA"/>
    <w:rsid w:val="00CB582A"/>
    <w:rsid w:val="00CC5331"/>
    <w:rsid w:val="00CD0A21"/>
    <w:rsid w:val="00CD1F5B"/>
    <w:rsid w:val="00CD449E"/>
    <w:rsid w:val="00CD728D"/>
    <w:rsid w:val="00CE10BE"/>
    <w:rsid w:val="00CE1C25"/>
    <w:rsid w:val="00CE3AE0"/>
    <w:rsid w:val="00CF2C39"/>
    <w:rsid w:val="00CF499E"/>
    <w:rsid w:val="00CF5104"/>
    <w:rsid w:val="00CF5531"/>
    <w:rsid w:val="00D0099B"/>
    <w:rsid w:val="00D02435"/>
    <w:rsid w:val="00D02E8A"/>
    <w:rsid w:val="00D03594"/>
    <w:rsid w:val="00D05B7E"/>
    <w:rsid w:val="00D0612D"/>
    <w:rsid w:val="00D16903"/>
    <w:rsid w:val="00D209FE"/>
    <w:rsid w:val="00D23FAA"/>
    <w:rsid w:val="00D304D0"/>
    <w:rsid w:val="00D41BAC"/>
    <w:rsid w:val="00D432DA"/>
    <w:rsid w:val="00D43411"/>
    <w:rsid w:val="00D512AB"/>
    <w:rsid w:val="00D542A0"/>
    <w:rsid w:val="00D661CF"/>
    <w:rsid w:val="00D77666"/>
    <w:rsid w:val="00D87AB2"/>
    <w:rsid w:val="00D95271"/>
    <w:rsid w:val="00D952DA"/>
    <w:rsid w:val="00DA2C20"/>
    <w:rsid w:val="00DA2C88"/>
    <w:rsid w:val="00DA3A0B"/>
    <w:rsid w:val="00DA4CFC"/>
    <w:rsid w:val="00DA5898"/>
    <w:rsid w:val="00DA5904"/>
    <w:rsid w:val="00DA74D0"/>
    <w:rsid w:val="00DB1F4E"/>
    <w:rsid w:val="00DB36A3"/>
    <w:rsid w:val="00DB6FAA"/>
    <w:rsid w:val="00DD1DC6"/>
    <w:rsid w:val="00DD5D06"/>
    <w:rsid w:val="00DD7B11"/>
    <w:rsid w:val="00DE0E1B"/>
    <w:rsid w:val="00DE2D7F"/>
    <w:rsid w:val="00DE59DB"/>
    <w:rsid w:val="00DF2021"/>
    <w:rsid w:val="00DF21C0"/>
    <w:rsid w:val="00DF2A55"/>
    <w:rsid w:val="00DF6AE8"/>
    <w:rsid w:val="00E0000E"/>
    <w:rsid w:val="00E00105"/>
    <w:rsid w:val="00E1104F"/>
    <w:rsid w:val="00E237FB"/>
    <w:rsid w:val="00E36E0A"/>
    <w:rsid w:val="00E41034"/>
    <w:rsid w:val="00E422DB"/>
    <w:rsid w:val="00E44C57"/>
    <w:rsid w:val="00E452E4"/>
    <w:rsid w:val="00E45C10"/>
    <w:rsid w:val="00E465BC"/>
    <w:rsid w:val="00E46D4A"/>
    <w:rsid w:val="00E52AF8"/>
    <w:rsid w:val="00E54F7E"/>
    <w:rsid w:val="00E56FCE"/>
    <w:rsid w:val="00E60961"/>
    <w:rsid w:val="00E65C38"/>
    <w:rsid w:val="00E6602D"/>
    <w:rsid w:val="00E66DE0"/>
    <w:rsid w:val="00E67016"/>
    <w:rsid w:val="00E67F8F"/>
    <w:rsid w:val="00E76FE1"/>
    <w:rsid w:val="00E81B7C"/>
    <w:rsid w:val="00E83FB4"/>
    <w:rsid w:val="00E84513"/>
    <w:rsid w:val="00E84BB2"/>
    <w:rsid w:val="00E87918"/>
    <w:rsid w:val="00E91A87"/>
    <w:rsid w:val="00E927B4"/>
    <w:rsid w:val="00E931D5"/>
    <w:rsid w:val="00E94F41"/>
    <w:rsid w:val="00E95693"/>
    <w:rsid w:val="00E970B4"/>
    <w:rsid w:val="00EA0FBA"/>
    <w:rsid w:val="00EA27B8"/>
    <w:rsid w:val="00EA3319"/>
    <w:rsid w:val="00EA5C25"/>
    <w:rsid w:val="00EA6136"/>
    <w:rsid w:val="00EA67B6"/>
    <w:rsid w:val="00EB0431"/>
    <w:rsid w:val="00EB1AB1"/>
    <w:rsid w:val="00EB296C"/>
    <w:rsid w:val="00EB71D7"/>
    <w:rsid w:val="00EB7737"/>
    <w:rsid w:val="00EB7CC1"/>
    <w:rsid w:val="00EC0D75"/>
    <w:rsid w:val="00EC7547"/>
    <w:rsid w:val="00ED0BD2"/>
    <w:rsid w:val="00ED10D0"/>
    <w:rsid w:val="00ED2425"/>
    <w:rsid w:val="00ED5C52"/>
    <w:rsid w:val="00EE4D11"/>
    <w:rsid w:val="00EE79C5"/>
    <w:rsid w:val="00EE7D99"/>
    <w:rsid w:val="00EF14C8"/>
    <w:rsid w:val="00EF30DF"/>
    <w:rsid w:val="00EF582D"/>
    <w:rsid w:val="00EF6CAA"/>
    <w:rsid w:val="00F070C8"/>
    <w:rsid w:val="00F10725"/>
    <w:rsid w:val="00F128D5"/>
    <w:rsid w:val="00F1411D"/>
    <w:rsid w:val="00F22239"/>
    <w:rsid w:val="00F24CE8"/>
    <w:rsid w:val="00F3306B"/>
    <w:rsid w:val="00F34A80"/>
    <w:rsid w:val="00F35DBA"/>
    <w:rsid w:val="00F37487"/>
    <w:rsid w:val="00F4121D"/>
    <w:rsid w:val="00F46A0B"/>
    <w:rsid w:val="00F46FD9"/>
    <w:rsid w:val="00F50CAE"/>
    <w:rsid w:val="00F515D6"/>
    <w:rsid w:val="00F53608"/>
    <w:rsid w:val="00F54678"/>
    <w:rsid w:val="00F54B3F"/>
    <w:rsid w:val="00F569EF"/>
    <w:rsid w:val="00F575BE"/>
    <w:rsid w:val="00F60354"/>
    <w:rsid w:val="00F61E45"/>
    <w:rsid w:val="00F630E6"/>
    <w:rsid w:val="00F64AF0"/>
    <w:rsid w:val="00F67779"/>
    <w:rsid w:val="00F67808"/>
    <w:rsid w:val="00F71A8D"/>
    <w:rsid w:val="00F76995"/>
    <w:rsid w:val="00F85208"/>
    <w:rsid w:val="00F853D5"/>
    <w:rsid w:val="00F93E79"/>
    <w:rsid w:val="00F9510F"/>
    <w:rsid w:val="00FA1347"/>
    <w:rsid w:val="00FA26AE"/>
    <w:rsid w:val="00FA2D64"/>
    <w:rsid w:val="00FA3157"/>
    <w:rsid w:val="00FA3FAA"/>
    <w:rsid w:val="00FA4B8E"/>
    <w:rsid w:val="00FC0582"/>
    <w:rsid w:val="00FC6D1D"/>
    <w:rsid w:val="00FD0288"/>
    <w:rsid w:val="00FD106F"/>
    <w:rsid w:val="00FD2544"/>
    <w:rsid w:val="00FD3037"/>
    <w:rsid w:val="00FD4A22"/>
    <w:rsid w:val="00FD5E9A"/>
    <w:rsid w:val="00FE2684"/>
    <w:rsid w:val="00FE3FF0"/>
    <w:rsid w:val="00FF0F87"/>
    <w:rsid w:val="00FF14E7"/>
    <w:rsid w:val="00FF3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72FD91"/>
  <w15:chartTrackingRefBased/>
  <w15:docId w15:val="{F69B52A8-3D63-4F95-9F5B-7F08EDDD6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EF6CAA"/>
    <w:pPr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Firstparagraph"/>
    <w:link w:val="Cmsor1Char"/>
    <w:uiPriority w:val="9"/>
    <w:qFormat/>
    <w:rsid w:val="00690423"/>
    <w:pPr>
      <w:keepNext/>
      <w:keepLines/>
      <w:numPr>
        <w:numId w:val="1"/>
      </w:numPr>
      <w:spacing w:before="720" w:after="480"/>
      <w:ind w:left="357" w:hanging="357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Cmsor2">
    <w:name w:val="heading 2"/>
    <w:basedOn w:val="Norml"/>
    <w:next w:val="Firstparagraph"/>
    <w:link w:val="Cmsor2Char"/>
    <w:uiPriority w:val="9"/>
    <w:unhideWhenUsed/>
    <w:qFormat/>
    <w:rsid w:val="00690423"/>
    <w:pPr>
      <w:keepNext/>
      <w:keepLines/>
      <w:numPr>
        <w:ilvl w:val="1"/>
        <w:numId w:val="1"/>
      </w:numPr>
      <w:spacing w:before="480" w:after="240"/>
      <w:ind w:left="431" w:hanging="431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Cmsor3">
    <w:name w:val="heading 3"/>
    <w:basedOn w:val="Norml"/>
    <w:next w:val="Firstparagraph"/>
    <w:link w:val="Cmsor3Char"/>
    <w:uiPriority w:val="9"/>
    <w:unhideWhenUsed/>
    <w:qFormat/>
    <w:rsid w:val="00690423"/>
    <w:pPr>
      <w:keepNext/>
      <w:keepLines/>
      <w:numPr>
        <w:ilvl w:val="2"/>
        <w:numId w:val="1"/>
      </w:numPr>
      <w:spacing w:before="480" w:after="240"/>
      <w:ind w:left="505" w:hanging="505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Cmsor4">
    <w:name w:val="heading 4"/>
    <w:basedOn w:val="Cmsor3"/>
    <w:next w:val="Firstparagraph"/>
    <w:link w:val="Cmsor4Char"/>
    <w:uiPriority w:val="9"/>
    <w:unhideWhenUsed/>
    <w:qFormat/>
    <w:rsid w:val="00690423"/>
    <w:pPr>
      <w:numPr>
        <w:ilvl w:val="3"/>
      </w:numPr>
      <w:spacing w:before="40"/>
      <w:ind w:left="851" w:hanging="851"/>
      <w:outlineLvl w:val="3"/>
    </w:pPr>
    <w:rPr>
      <w:iCs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9042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90423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690423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llb">
    <w:name w:val="footer"/>
    <w:basedOn w:val="Norml"/>
    <w:link w:val="llbChar"/>
    <w:uiPriority w:val="99"/>
    <w:unhideWhenUsed/>
    <w:rsid w:val="003101D0"/>
    <w:pPr>
      <w:tabs>
        <w:tab w:val="center" w:pos="4536"/>
        <w:tab w:val="right" w:pos="9072"/>
      </w:tabs>
      <w:spacing w:line="240" w:lineRule="auto"/>
    </w:pPr>
    <w:rPr>
      <w:rFonts w:cstheme="minorHAnsi"/>
    </w:rPr>
  </w:style>
  <w:style w:type="character" w:customStyle="1" w:styleId="llbChar">
    <w:name w:val="Élőláb Char"/>
    <w:basedOn w:val="Bekezdsalapbettpusa"/>
    <w:link w:val="llb"/>
    <w:uiPriority w:val="99"/>
    <w:rsid w:val="003101D0"/>
    <w:rPr>
      <w:rFonts w:cstheme="minorHAnsi"/>
    </w:rPr>
  </w:style>
  <w:style w:type="paragraph" w:styleId="Kpalrs">
    <w:name w:val="caption"/>
    <w:basedOn w:val="Norml"/>
    <w:next w:val="Norml"/>
    <w:uiPriority w:val="35"/>
    <w:unhideWhenUsed/>
    <w:qFormat/>
    <w:rsid w:val="00883C24"/>
    <w:pPr>
      <w:spacing w:after="200" w:line="240" w:lineRule="auto"/>
      <w:jc w:val="center"/>
    </w:pPr>
    <w:rPr>
      <w:rFonts w:cstheme="minorHAnsi"/>
      <w:i/>
      <w:iCs/>
      <w:szCs w:val="24"/>
    </w:rPr>
  </w:style>
  <w:style w:type="paragraph" w:styleId="lfej">
    <w:name w:val="header"/>
    <w:basedOn w:val="Norml"/>
    <w:link w:val="lfejChar"/>
    <w:uiPriority w:val="99"/>
    <w:unhideWhenUsed/>
    <w:rsid w:val="003101D0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3101D0"/>
  </w:style>
  <w:style w:type="paragraph" w:styleId="TJ1">
    <w:name w:val="toc 1"/>
    <w:basedOn w:val="Norml"/>
    <w:next w:val="Norml"/>
    <w:link w:val="TJ1Char"/>
    <w:autoRedefine/>
    <w:uiPriority w:val="39"/>
    <w:unhideWhenUsed/>
    <w:rsid w:val="00B36958"/>
    <w:pPr>
      <w:tabs>
        <w:tab w:val="left" w:pos="567"/>
        <w:tab w:val="right" w:leader="dot" w:pos="8503"/>
      </w:tabs>
      <w:spacing w:before="120" w:after="120"/>
      <w:ind w:firstLine="0"/>
    </w:pPr>
    <w:rPr>
      <w:rFonts w:cstheme="minorHAnsi"/>
      <w:b/>
      <w:bCs/>
      <w:szCs w:val="20"/>
    </w:rPr>
  </w:style>
  <w:style w:type="paragraph" w:styleId="TJ2">
    <w:name w:val="toc 2"/>
    <w:basedOn w:val="Norml"/>
    <w:next w:val="Norml"/>
    <w:autoRedefine/>
    <w:uiPriority w:val="39"/>
    <w:unhideWhenUsed/>
    <w:rsid w:val="00B36958"/>
    <w:pPr>
      <w:tabs>
        <w:tab w:val="left" w:pos="788"/>
        <w:tab w:val="right" w:leader="dot" w:pos="9016"/>
      </w:tabs>
      <w:ind w:left="221" w:firstLine="0"/>
    </w:pPr>
    <w:rPr>
      <w:rFonts w:cstheme="minorHAnsi"/>
      <w:szCs w:val="20"/>
    </w:rPr>
  </w:style>
  <w:style w:type="paragraph" w:styleId="TJ3">
    <w:name w:val="toc 3"/>
    <w:basedOn w:val="Norml"/>
    <w:next w:val="Norml"/>
    <w:autoRedefine/>
    <w:uiPriority w:val="39"/>
    <w:unhideWhenUsed/>
    <w:qFormat/>
    <w:rsid w:val="00337F97"/>
    <w:pPr>
      <w:tabs>
        <w:tab w:val="left" w:pos="1276"/>
        <w:tab w:val="right" w:leader="dot" w:pos="9016"/>
      </w:tabs>
      <w:ind w:left="442" w:firstLine="0"/>
    </w:pPr>
    <w:rPr>
      <w:rFonts w:cs="Times New Roman"/>
      <w:iCs/>
      <w:szCs w:val="20"/>
    </w:rPr>
  </w:style>
  <w:style w:type="character" w:styleId="Hiperhivatkozs">
    <w:name w:val="Hyperlink"/>
    <w:basedOn w:val="Bekezdsalapbettpusa"/>
    <w:uiPriority w:val="99"/>
    <w:unhideWhenUsed/>
    <w:rsid w:val="00FD106F"/>
    <w:rPr>
      <w:color w:val="0563C1" w:themeColor="hyperlink"/>
      <w:u w:val="single"/>
    </w:rPr>
  </w:style>
  <w:style w:type="paragraph" w:styleId="TJ4">
    <w:name w:val="toc 4"/>
    <w:basedOn w:val="Norml"/>
    <w:next w:val="Norml"/>
    <w:autoRedefine/>
    <w:uiPriority w:val="39"/>
    <w:unhideWhenUsed/>
    <w:rsid w:val="00337F97"/>
    <w:pPr>
      <w:tabs>
        <w:tab w:val="left" w:pos="1560"/>
        <w:tab w:val="right" w:leader="dot" w:pos="9016"/>
      </w:tabs>
      <w:ind w:left="658" w:firstLine="0"/>
    </w:pPr>
    <w:rPr>
      <w:rFonts w:cstheme="minorHAnsi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2905E4"/>
    <w:pPr>
      <w:ind w:left="880"/>
    </w:pPr>
    <w:rPr>
      <w:rFonts w:cs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2905E4"/>
    <w:pPr>
      <w:ind w:left="1100"/>
    </w:pPr>
    <w:rPr>
      <w:rFonts w:cs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2905E4"/>
    <w:pPr>
      <w:ind w:left="1320"/>
    </w:pPr>
    <w:rPr>
      <w:rFonts w:cs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2905E4"/>
    <w:pPr>
      <w:ind w:left="1540"/>
    </w:pPr>
    <w:rPr>
      <w:rFonts w:cs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2905E4"/>
    <w:pPr>
      <w:ind w:left="1760"/>
    </w:pPr>
    <w:rPr>
      <w:rFonts w:cstheme="minorHAnsi"/>
      <w:sz w:val="18"/>
      <w:szCs w:val="18"/>
    </w:rPr>
  </w:style>
  <w:style w:type="paragraph" w:styleId="Irodalomjegyzk">
    <w:name w:val="Bibliography"/>
    <w:basedOn w:val="Norml"/>
    <w:next w:val="Norml"/>
    <w:autoRedefine/>
    <w:uiPriority w:val="37"/>
    <w:unhideWhenUsed/>
    <w:rsid w:val="00AA0954"/>
    <w:pPr>
      <w:ind w:firstLine="0"/>
    </w:pPr>
  </w:style>
  <w:style w:type="paragraph" w:styleId="Listaszerbekezds">
    <w:name w:val="List Paragraph"/>
    <w:basedOn w:val="Norml"/>
    <w:uiPriority w:val="34"/>
    <w:qFormat/>
    <w:rsid w:val="00367924"/>
    <w:pPr>
      <w:numPr>
        <w:numId w:val="15"/>
      </w:numPr>
      <w:contextualSpacing/>
    </w:pPr>
  </w:style>
  <w:style w:type="character" w:styleId="Helyrzszveg">
    <w:name w:val="Placeholder Text"/>
    <w:basedOn w:val="Bekezdsalapbettpusa"/>
    <w:uiPriority w:val="99"/>
    <w:semiHidden/>
    <w:rsid w:val="004F5C1D"/>
    <w:rPr>
      <w:color w:val="808080"/>
    </w:rPr>
  </w:style>
  <w:style w:type="paragraph" w:styleId="brajegyzk">
    <w:name w:val="table of figures"/>
    <w:basedOn w:val="Norml"/>
    <w:next w:val="Norml"/>
    <w:uiPriority w:val="99"/>
    <w:unhideWhenUsed/>
    <w:rsid w:val="00B36958"/>
    <w:pPr>
      <w:ind w:firstLine="0"/>
    </w:pPr>
  </w:style>
  <w:style w:type="paragraph" w:styleId="Nincstrkz">
    <w:name w:val="No Spacing"/>
    <w:uiPriority w:val="1"/>
    <w:qFormat/>
    <w:rsid w:val="00AB2AA8"/>
    <w:pPr>
      <w:spacing w:after="0" w:line="240" w:lineRule="auto"/>
    </w:pPr>
    <w:rPr>
      <w:rFonts w:ascii="Times New Roman" w:hAnsi="Times New Roman"/>
      <w:sz w:val="24"/>
    </w:rPr>
  </w:style>
  <w:style w:type="paragraph" w:styleId="Cm">
    <w:name w:val="Title"/>
    <w:basedOn w:val="Norml"/>
    <w:next w:val="Norml"/>
    <w:link w:val="CmChar"/>
    <w:uiPriority w:val="10"/>
    <w:qFormat/>
    <w:rsid w:val="00674F6E"/>
    <w:pPr>
      <w:pageBreakBefore/>
      <w:spacing w:after="360" w:line="240" w:lineRule="auto"/>
      <w:ind w:firstLine="0"/>
      <w:contextualSpacing/>
      <w:jc w:val="center"/>
    </w:pPr>
    <w:rPr>
      <w:rFonts w:eastAsiaTheme="majorEastAsia" w:cstheme="majorBidi"/>
      <w:b/>
      <w:kern w:val="28"/>
      <w:sz w:val="28"/>
      <w:szCs w:val="56"/>
    </w:rPr>
  </w:style>
  <w:style w:type="character" w:customStyle="1" w:styleId="CmChar">
    <w:name w:val="Cím Char"/>
    <w:basedOn w:val="Bekezdsalapbettpusa"/>
    <w:link w:val="Cm"/>
    <w:uiPriority w:val="10"/>
    <w:rsid w:val="00674F6E"/>
    <w:rPr>
      <w:rFonts w:ascii="Times New Roman" w:eastAsiaTheme="majorEastAsia" w:hAnsi="Times New Roman" w:cstheme="majorBidi"/>
      <w:b/>
      <w:kern w:val="28"/>
      <w:sz w:val="28"/>
      <w:szCs w:val="56"/>
    </w:rPr>
  </w:style>
  <w:style w:type="paragraph" w:customStyle="1" w:styleId="Title1">
    <w:name w:val="Title1"/>
    <w:basedOn w:val="Cm"/>
    <w:next w:val="Firstparagraph"/>
    <w:link w:val="Title1Char"/>
    <w:autoRedefine/>
    <w:qFormat/>
    <w:rsid w:val="009F025B"/>
    <w:pPr>
      <w:spacing w:after="480" w:line="360" w:lineRule="auto"/>
    </w:pPr>
    <w:rPr>
      <w:lang w:val="en-GB"/>
    </w:rPr>
  </w:style>
  <w:style w:type="paragraph" w:customStyle="1" w:styleId="Contents">
    <w:name w:val="Contents"/>
    <w:basedOn w:val="TJ1"/>
    <w:link w:val="ContentsChar"/>
    <w:qFormat/>
    <w:rsid w:val="00B84CB4"/>
    <w:pPr>
      <w:widowControl w:val="0"/>
      <w:tabs>
        <w:tab w:val="left" w:pos="440"/>
        <w:tab w:val="right" w:leader="dot" w:pos="9016"/>
      </w:tabs>
      <w:spacing w:line="240" w:lineRule="auto"/>
      <w:jc w:val="left"/>
    </w:pPr>
    <w:rPr>
      <w:rFonts w:cs="Times New Roman"/>
      <w:b w:val="0"/>
      <w:caps/>
      <w:szCs w:val="24"/>
    </w:rPr>
  </w:style>
  <w:style w:type="character" w:customStyle="1" w:styleId="Title1Char">
    <w:name w:val="Title1 Char"/>
    <w:basedOn w:val="Bekezdsalapbettpusa"/>
    <w:link w:val="Title1"/>
    <w:rsid w:val="009F025B"/>
    <w:rPr>
      <w:rFonts w:ascii="Times New Roman" w:eastAsiaTheme="majorEastAsia" w:hAnsi="Times New Roman" w:cstheme="majorBidi"/>
      <w:b/>
      <w:kern w:val="28"/>
      <w:sz w:val="28"/>
      <w:szCs w:val="56"/>
      <w:lang w:val="en-GB"/>
    </w:rPr>
  </w:style>
  <w:style w:type="paragraph" w:customStyle="1" w:styleId="Firstparagraph">
    <w:name w:val="First paragraph"/>
    <w:basedOn w:val="Norml"/>
    <w:next w:val="Norml"/>
    <w:link w:val="FirstparagraphChar"/>
    <w:qFormat/>
    <w:rsid w:val="00674F6E"/>
    <w:pPr>
      <w:ind w:firstLine="0"/>
    </w:pPr>
  </w:style>
  <w:style w:type="character" w:customStyle="1" w:styleId="TJ1Char">
    <w:name w:val="TJ 1 Char"/>
    <w:basedOn w:val="Bekezdsalapbettpusa"/>
    <w:link w:val="TJ1"/>
    <w:uiPriority w:val="39"/>
    <w:rsid w:val="00B36958"/>
    <w:rPr>
      <w:rFonts w:ascii="Times New Roman" w:hAnsi="Times New Roman" w:cstheme="minorHAnsi"/>
      <w:b/>
      <w:bCs/>
      <w:sz w:val="24"/>
      <w:szCs w:val="20"/>
    </w:rPr>
  </w:style>
  <w:style w:type="character" w:customStyle="1" w:styleId="ContentsChar">
    <w:name w:val="Contents Char"/>
    <w:basedOn w:val="TJ1Char"/>
    <w:link w:val="Contents"/>
    <w:rsid w:val="00B84CB4"/>
    <w:rPr>
      <w:rFonts w:ascii="Times New Roman" w:hAnsi="Times New Roman" w:cs="Times New Roman"/>
      <w:b w:val="0"/>
      <w:bCs/>
      <w:caps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690423"/>
    <w:rPr>
      <w:rFonts w:ascii="Times New Roman" w:eastAsiaTheme="majorEastAsia" w:hAnsi="Times New Roman" w:cstheme="majorBidi"/>
      <w:b/>
      <w:iCs/>
      <w:color w:val="000000" w:themeColor="text1"/>
      <w:sz w:val="24"/>
      <w:szCs w:val="24"/>
    </w:rPr>
  </w:style>
  <w:style w:type="character" w:customStyle="1" w:styleId="FirstparagraphChar">
    <w:name w:val="First paragraph Char"/>
    <w:basedOn w:val="Bekezdsalapbettpusa"/>
    <w:link w:val="Firstparagraph"/>
    <w:rsid w:val="00674F6E"/>
    <w:rPr>
      <w:rFonts w:ascii="Times New Roman" w:hAnsi="Times New Roman"/>
      <w:sz w:val="24"/>
    </w:rPr>
  </w:style>
  <w:style w:type="table" w:customStyle="1" w:styleId="TableGrid">
    <w:name w:val="TableGrid"/>
    <w:rsid w:val="00912784"/>
    <w:pPr>
      <w:spacing w:after="0" w:line="240" w:lineRule="auto"/>
    </w:pPr>
    <w:rPr>
      <w:rFonts w:eastAsiaTheme="minorEastAsia"/>
      <w:lang w:eastAsia="hu-H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lcm">
    <w:name w:val="Subtitle"/>
    <w:basedOn w:val="Cm"/>
    <w:next w:val="Norml"/>
    <w:link w:val="AlcmChar"/>
    <w:uiPriority w:val="11"/>
    <w:qFormat/>
    <w:rsid w:val="0061744A"/>
    <w:pPr>
      <w:numPr>
        <w:ilvl w:val="1"/>
      </w:numPr>
      <w:spacing w:after="160"/>
    </w:pPr>
    <w:rPr>
      <w:rFonts w:eastAsiaTheme="minorEastAsia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61744A"/>
    <w:rPr>
      <w:rFonts w:ascii="Times New Roman" w:eastAsiaTheme="minorEastAsia" w:hAnsi="Times New Roman" w:cstheme="majorBidi"/>
      <w:b/>
      <w:spacing w:val="15"/>
      <w:kern w:val="28"/>
      <w:sz w:val="28"/>
      <w:szCs w:val="56"/>
    </w:rPr>
  </w:style>
  <w:style w:type="paragraph" w:styleId="Csakszveg">
    <w:name w:val="Plain Text"/>
    <w:basedOn w:val="Norml"/>
    <w:link w:val="CsakszvegChar"/>
    <w:uiPriority w:val="99"/>
    <w:semiHidden/>
    <w:unhideWhenUsed/>
    <w:rsid w:val="0082775C"/>
    <w:pPr>
      <w:spacing w:line="240" w:lineRule="auto"/>
      <w:ind w:firstLine="0"/>
      <w:jc w:val="left"/>
    </w:pPr>
    <w:rPr>
      <w:rFonts w:ascii="Consolas" w:hAnsi="Consolas"/>
      <w:sz w:val="21"/>
      <w:szCs w:val="21"/>
    </w:rPr>
  </w:style>
  <w:style w:type="character" w:customStyle="1" w:styleId="CsakszvegChar">
    <w:name w:val="Csak szöveg Char"/>
    <w:basedOn w:val="Bekezdsalapbettpusa"/>
    <w:link w:val="Csakszveg"/>
    <w:uiPriority w:val="99"/>
    <w:semiHidden/>
    <w:rsid w:val="0082775C"/>
    <w:rPr>
      <w:rFonts w:ascii="Consolas" w:hAnsi="Consolas"/>
      <w:sz w:val="21"/>
      <w:szCs w:val="21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674F6E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hu-HU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690423"/>
    <w:pPr>
      <w:spacing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690423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690423"/>
    <w:rPr>
      <w:vertAlign w:val="superscript"/>
    </w:rPr>
  </w:style>
  <w:style w:type="paragraph" w:customStyle="1" w:styleId="Cmsor1-szmozatlan">
    <w:name w:val="Címsor 1 - számozatlan"/>
    <w:basedOn w:val="Cmsor1"/>
    <w:next w:val="Firstparagraph"/>
    <w:link w:val="Cmsor1-szmozatlanChar"/>
    <w:qFormat/>
    <w:rsid w:val="00771B5F"/>
    <w:pPr>
      <w:pageBreakBefore/>
      <w:numPr>
        <w:numId w:val="0"/>
      </w:numPr>
    </w:pPr>
  </w:style>
  <w:style w:type="character" w:customStyle="1" w:styleId="Cmsor1-szmozatlanChar">
    <w:name w:val="Címsor 1 - számozatlan Char"/>
    <w:basedOn w:val="Title1Char"/>
    <w:link w:val="Cmsor1-szmozatlan"/>
    <w:rsid w:val="00771B5F"/>
    <w:rPr>
      <w:rFonts w:ascii="Times New Roman" w:eastAsiaTheme="majorEastAsia" w:hAnsi="Times New Roman" w:cstheme="majorBidi"/>
      <w:b/>
      <w:color w:val="000000" w:themeColor="text1"/>
      <w:kern w:val="28"/>
      <w:sz w:val="28"/>
      <w:szCs w:val="32"/>
      <w:lang w:val="en-GB"/>
    </w:rPr>
  </w:style>
  <w:style w:type="table" w:styleId="Rcsostblzat">
    <w:name w:val="Table Grid"/>
    <w:basedOn w:val="Normltblzat"/>
    <w:uiPriority w:val="39"/>
    <w:rsid w:val="00250D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msor2Szakdoga">
    <w:name w:val="Címsor 2 Szakdoga"/>
    <w:basedOn w:val="Cmsor2"/>
    <w:link w:val="Cmsor2SzakdogaChar"/>
    <w:qFormat/>
    <w:rsid w:val="00B64CF2"/>
    <w:pPr>
      <w:keepNext w:val="0"/>
      <w:keepLines w:val="0"/>
      <w:numPr>
        <w:ilvl w:val="0"/>
        <w:numId w:val="20"/>
      </w:numPr>
      <w:spacing w:before="240"/>
      <w:ind w:left="1281" w:hanging="357"/>
    </w:pPr>
    <w:rPr>
      <w:rFonts w:cstheme="minorHAnsi"/>
      <w:lang w:eastAsia="hu-HU"/>
    </w:rPr>
  </w:style>
  <w:style w:type="character" w:customStyle="1" w:styleId="Cmsor2SzakdogaChar">
    <w:name w:val="Címsor 2 Szakdoga Char"/>
    <w:basedOn w:val="Cmsor2Char"/>
    <w:link w:val="Cmsor2Szakdoga"/>
    <w:rsid w:val="00B64CF2"/>
    <w:rPr>
      <w:rFonts w:ascii="Times New Roman" w:eastAsiaTheme="majorEastAsia" w:hAnsi="Times New Roman" w:cstheme="minorHAnsi"/>
      <w:b/>
      <w:color w:val="000000" w:themeColor="text1"/>
      <w:sz w:val="24"/>
      <w:szCs w:val="26"/>
      <w:lang w:eastAsia="hu-HU"/>
    </w:rPr>
  </w:style>
  <w:style w:type="character" w:styleId="Jegyzethivatkozs">
    <w:name w:val="annotation reference"/>
    <w:basedOn w:val="Bekezdsalapbettpusa"/>
    <w:uiPriority w:val="99"/>
    <w:semiHidden/>
    <w:unhideWhenUsed/>
    <w:rsid w:val="00B64CF2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B64CF2"/>
    <w:pPr>
      <w:spacing w:line="240" w:lineRule="auto"/>
    </w:pPr>
    <w:rPr>
      <w:rFonts w:cstheme="minorHAnsi"/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B64CF2"/>
    <w:rPr>
      <w:rFonts w:ascii="Times New Roman" w:hAnsi="Times New Roman" w:cstheme="minorHAnsi"/>
      <w:sz w:val="20"/>
      <w:szCs w:val="20"/>
    </w:rPr>
  </w:style>
  <w:style w:type="paragraph" w:styleId="Vltozat">
    <w:name w:val="Revision"/>
    <w:hidden/>
    <w:uiPriority w:val="99"/>
    <w:semiHidden/>
    <w:rsid w:val="0044328F"/>
    <w:pPr>
      <w:spacing w:after="0" w:line="240" w:lineRule="auto"/>
    </w:pPr>
    <w:rPr>
      <w:rFonts w:ascii="Times New Roman" w:hAnsi="Times New Roman"/>
      <w:sz w:val="24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44328F"/>
    <w:rPr>
      <w:rFonts w:cstheme="minorBidi"/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44328F"/>
    <w:rPr>
      <w:rFonts w:ascii="Times New Roman" w:hAnsi="Times New Roman" w:cstheme="minorHAnsi"/>
      <w:b/>
      <w:bCs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B0505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B05058"/>
    <w:rPr>
      <w:rFonts w:ascii="Segoe UI" w:hAnsi="Segoe UI" w:cs="Segoe UI"/>
      <w:sz w:val="18"/>
      <w:szCs w:val="18"/>
    </w:rPr>
  </w:style>
  <w:style w:type="character" w:styleId="Kiemels">
    <w:name w:val="Emphasis"/>
    <w:basedOn w:val="Bekezdsalapbettpusa"/>
    <w:uiPriority w:val="20"/>
    <w:qFormat/>
    <w:rsid w:val="00896DEA"/>
    <w:rPr>
      <w:i/>
      <w:iCs/>
    </w:rPr>
  </w:style>
  <w:style w:type="character" w:styleId="Feloldatlanmegemlts">
    <w:name w:val="Unresolved Mention"/>
    <w:basedOn w:val="Bekezdsalapbettpusa"/>
    <w:uiPriority w:val="99"/>
    <w:semiHidden/>
    <w:unhideWhenUsed/>
    <w:rsid w:val="00EF14C8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425734"/>
    <w:rPr>
      <w:color w:val="954F72" w:themeColor="followedHyperlink"/>
      <w:u w:val="single"/>
    </w:rPr>
  </w:style>
  <w:style w:type="character" w:customStyle="1" w:styleId="relative">
    <w:name w:val="relative"/>
    <w:basedOn w:val="Bekezdsalapbettpusa"/>
    <w:rsid w:val="00FD25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5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7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0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9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9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9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7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6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4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4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1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8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9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2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6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1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8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link.springer.com/chapter/10.1007/978-3-030-47539-0_5" TargetMode="External"/></Relationship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comments" Target="comments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microsoft.com/office/2018/08/relationships/commentsExtensible" Target="commentsExtensible.xml"/><Relationship Id="rId8" Type="http://schemas.openxmlformats.org/officeDocument/2006/relationships/header" Target="header1.xml"/><Relationship Id="rId51" Type="http://schemas.openxmlformats.org/officeDocument/2006/relationships/header" Target="header3.xml"/><Relationship Id="rId3" Type="http://schemas.openxmlformats.org/officeDocument/2006/relationships/styles" Target="style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land%20HP\Downloads\tanev_felev_nev_neptunkod_Szakdolgozat_VP_v7.dotx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Wet13</b:Tag>
    <b:SourceType>Book</b:SourceType>
    <b:Guid>{FBB03064-2091-481B-BA64-7C5C38FFF28D}</b:Guid>
    <b:Author>
      <b:Author>
        <b:NameList>
          <b:Person>
            <b:Last>Wetherall</b:Last>
            <b:First>David</b:First>
            <b:Middle>J.</b:Middle>
          </b:Person>
          <b:Person>
            <b:Last>Tanenbaum</b:Last>
            <b:First>Andrew</b:First>
            <b:Middle>S.</b:Middle>
          </b:Person>
        </b:NameList>
      </b:Author>
    </b:Author>
    <b:Title>Computer networks</b:Title>
    <b:Year>2013</b:Year>
    <b:Publisher>Pearson Education</b:Publisher>
    <b:RefOrder>3</b:RefOrder>
  </b:Source>
  <b:Source>
    <b:Tag>DeS12</b:Tag>
    <b:SourceType>JournalArticle</b:SourceType>
    <b:Guid>{42252D55-2A7F-4BFB-A39B-2A5DA43D59FE}</b:Guid>
    <b:Author>
      <b:Author>
        <b:NameList>
          <b:Person>
            <b:Last>De Smedt</b:Last>
            <b:First>T.</b:First>
          </b:Person>
          <b:Person>
            <b:Last>Daelemans</b:Last>
            <b:First>W.</b:First>
          </b:Person>
        </b:NameList>
      </b:Author>
    </b:Author>
    <b:Title>Pattern for python.</b:Title>
    <b:Year>2012</b:Year>
    <b:JournalName>The Journal of Machine Learning Research</b:JournalName>
    <b:Pages>2063-2067</b:Pages>
    <b:Volume>13</b:Volume>
    <b:Issue>1</b:Issue>
    <b:LCID>en-GB</b:LCID>
    <b:RefOrder>1</b:RefOrder>
  </b:Source>
  <b:Source>
    <b:Tag>Zár22</b:Tag>
    <b:SourceType>DocumentFromInternetSite</b:SourceType>
    <b:Guid>{95A97988-D92C-4128-8EBA-0B599356B929}</b:Guid>
    <b:Title>Záróvizsga információk</b:Title>
    <b:InternetSiteTitle>Pannon Egyetem, Műszaki Informatikai Kar</b:InternetSiteTitle>
    <b:URL>https://mik.uni-pannon.hu/index.php/hu/oktatas/zarovizsga.html</b:URL>
    <b:YearAccessed>2022</b:YearAccessed>
    <b:MonthAccessed>03</b:MonthAccessed>
    <b:DayAccessed>04</b:DayAccessed>
    <b:RefOrder>2</b:RefOrder>
  </b:Source>
</b:Sources>
</file>

<file path=customXml/itemProps1.xml><?xml version="1.0" encoding="utf-8"?>
<ds:datastoreItem xmlns:ds="http://schemas.openxmlformats.org/officeDocument/2006/customXml" ds:itemID="{CB5AD7E7-A34D-4612-ACF0-774D3C270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tanev_felev_nev_neptunkod_Szakdolgozat_VP_v7.dotx</Template>
  <TotalTime>0</TotalTime>
  <Pages>69</Pages>
  <Words>13742</Words>
  <Characters>94826</Characters>
  <Application>Microsoft Office Word</Application>
  <DocSecurity>0</DocSecurity>
  <Lines>790</Lines>
  <Paragraphs>216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108352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 HP</dc:creator>
  <cp:keywords/>
  <dc:description/>
  <cp:lastModifiedBy>Nonstop Gamerek</cp:lastModifiedBy>
  <cp:revision>2</cp:revision>
  <dcterms:created xsi:type="dcterms:W3CDTF">2025-04-25T14:01:00Z</dcterms:created>
  <dcterms:modified xsi:type="dcterms:W3CDTF">2025-04-25T14:01:00Z</dcterms:modified>
</cp:coreProperties>
</file>