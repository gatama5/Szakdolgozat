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1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Programtervező Informatika BSc</w:t>
      </w:r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6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8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0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1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7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8" w:name="_Toc68948683"/>
      <w:bookmarkEnd w:id="17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 xml:space="preserve">hallgató (Neptun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(OpenAI)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r w:rsidR="00603001">
        <w:rPr>
          <w:rFonts w:cs="Times New Roman"/>
          <w:color w:val="FF0000"/>
          <w:szCs w:val="24"/>
        </w:rPr>
        <w:t>20..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r w:rsidR="00F630E6">
        <w:rPr>
          <w:rFonts w:cs="Times New Roman"/>
          <w:color w:val="FF0000"/>
          <w:szCs w:val="24"/>
        </w:rPr>
        <w:t>20..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8"/>
    </w:p>
    <w:p w14:paraId="10D06E74" w14:textId="3A41DD2A" w:rsidR="005E3250" w:rsidRDefault="005E3250" w:rsidP="00037D0C">
      <w:pPr>
        <w:pStyle w:val="Firstparagraph"/>
      </w:pP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19" w:name="_Toc68948684"/>
      <w:r w:rsidRPr="008B78D3">
        <w:rPr>
          <w:lang w:val="hu-HU"/>
        </w:rPr>
        <w:lastRenderedPageBreak/>
        <w:t>Tartalmi összefoglaló</w:t>
      </w:r>
      <w:bookmarkEnd w:id="19"/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r w:rsidRPr="0044328F">
        <w:rPr>
          <w:lang w:val="hu-HU"/>
        </w:rPr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r w:rsidRPr="00674F6E">
            <w:rPr>
              <w:rStyle w:val="Title1Char"/>
              <w:color w:val="auto"/>
            </w:rPr>
            <w:t>Tartalomjegyzék</w:t>
          </w:r>
        </w:p>
        <w:p w14:paraId="34FB054E" w14:textId="77777777" w:rsidR="00842554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7193" w:history="1">
            <w:r w:rsidR="00842554" w:rsidRPr="00E46244">
              <w:rPr>
                <w:rStyle w:val="Hiperhivatkozs"/>
                <w:noProof/>
              </w:rPr>
              <w:t>Jelölésjegyzék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8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D075449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4" w:history="1">
            <w:r w:rsidRPr="00E46244">
              <w:rPr>
                <w:rStyle w:val="Hiperhivatkozs"/>
                <w:rFonts w:ascii="Arial" w:hAnsi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2AEB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5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4E44" w14:textId="77777777" w:rsidR="00842554" w:rsidRDefault="00842554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99107196" w:history="1">
            <w:r w:rsidRPr="00E46244">
              <w:rPr>
                <w:rStyle w:val="Hiperhivatkozs"/>
                <w:rFonts w:ascii="Arial" w:hAnsi="Arial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58D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7" w:history="1">
            <w:r w:rsidRPr="00E46244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737E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8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5E47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9" w:history="1">
            <w:r w:rsidRPr="00E46244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Instrukciók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716D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0" w:history="1">
            <w:r w:rsidRPr="00E46244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662C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1" w:history="1">
            <w:r w:rsidRPr="00E46244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7E5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2" w:history="1">
            <w:r w:rsidRPr="00E46244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15EA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3" w:history="1">
            <w:r w:rsidRPr="00E46244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6ABA" w14:textId="77777777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20" w:name="_Toc99107193"/>
      <w:r>
        <w:lastRenderedPageBreak/>
        <w:t>Jelölésjegyzék</w:t>
      </w:r>
      <w:bookmarkEnd w:id="20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21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7513"/>
        <w:tblGridChange w:id="22">
          <w:tblGrid>
            <w:gridCol w:w="5"/>
            <w:gridCol w:w="1124"/>
            <w:gridCol w:w="5"/>
            <w:gridCol w:w="7508"/>
            <w:gridCol w:w="5"/>
          </w:tblGrid>
        </w:tblGridChange>
      </w:tblGrid>
      <w:tr w:rsidR="00250DAD" w14:paraId="0A093C2C" w14:textId="77777777" w:rsidTr="00C5547D">
        <w:trPr>
          <w:trPrChange w:id="23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24" w:author="Gamerek Nonstop" w:date="2024-12-05T21:42:00Z">
              <w:tcPr>
                <w:tcW w:w="1129" w:type="dxa"/>
                <w:gridSpan w:val="2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25" w:author="Gamerek Nonstop" w:date="2024-12-05T19:26:00Z">
              <w:r>
                <w:t>KSH</w:t>
              </w:r>
            </w:ins>
          </w:p>
        </w:tc>
        <w:tc>
          <w:tcPr>
            <w:tcW w:w="7513" w:type="dxa"/>
            <w:tcPrChange w:id="26" w:author="Gamerek Nonstop" w:date="2024-12-05T21:42:00Z">
              <w:tcPr>
                <w:tcW w:w="7513" w:type="dxa"/>
                <w:gridSpan w:val="2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27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C5547D">
        <w:trPr>
          <w:trPrChange w:id="28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29" w:author="Gamerek Nonstop" w:date="2024-12-05T21:42:00Z">
              <w:tcPr>
                <w:tcW w:w="1129" w:type="dxa"/>
                <w:gridSpan w:val="2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30" w:author="Gamerek Nonstop" w:date="2024-12-05T19:27:00Z">
              <w:r>
                <w:t>EU</w:t>
              </w:r>
            </w:ins>
          </w:p>
        </w:tc>
        <w:tc>
          <w:tcPr>
            <w:tcW w:w="7513" w:type="dxa"/>
            <w:tcPrChange w:id="31" w:author="Gamerek Nonstop" w:date="2024-12-05T21:42:00Z">
              <w:tcPr>
                <w:tcW w:w="7513" w:type="dxa"/>
                <w:gridSpan w:val="2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32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C5547D">
        <w:trPr>
          <w:trPrChange w:id="33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34" w:author="Gamerek Nonstop" w:date="2024-12-05T21:42:00Z">
              <w:tcPr>
                <w:tcW w:w="1129" w:type="dxa"/>
                <w:gridSpan w:val="2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ins w:id="35" w:author="Gamerek Nonstop" w:date="2024-12-05T19:53:00Z">
              <w:r>
                <w:t>Indie</w:t>
              </w:r>
            </w:ins>
          </w:p>
        </w:tc>
        <w:tc>
          <w:tcPr>
            <w:tcW w:w="7513" w:type="dxa"/>
            <w:tcPrChange w:id="36" w:author="Gamerek Nonstop" w:date="2024-12-05T21:42:00Z">
              <w:tcPr>
                <w:tcW w:w="7513" w:type="dxa"/>
                <w:gridSpan w:val="2"/>
              </w:tcPr>
            </w:tcPrChange>
          </w:tcPr>
          <w:p w14:paraId="06BAAE7C" w14:textId="3AE4CFEE" w:rsidR="00250DAD" w:rsidRDefault="0049750B">
            <w:pPr>
              <w:spacing w:after="160" w:line="259" w:lineRule="auto"/>
              <w:ind w:firstLine="0"/>
              <w:jc w:val="left"/>
            </w:pPr>
            <w:ins w:id="37" w:author="Gamerek Nonstop" w:date="2024-12-05T19:53:00Z">
              <w:r>
                <w:t>Independent developer</w:t>
              </w:r>
            </w:ins>
          </w:p>
        </w:tc>
      </w:tr>
      <w:tr w:rsidR="00250DAD" w14:paraId="2F4A1B56" w14:textId="77777777" w:rsidTr="00C5547D">
        <w:trPr>
          <w:trPrChange w:id="38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39" w:author="Gamerek Nonstop" w:date="2024-12-05T21:42:00Z">
              <w:tcPr>
                <w:tcW w:w="1129" w:type="dxa"/>
                <w:gridSpan w:val="2"/>
              </w:tcPr>
            </w:tcPrChange>
          </w:tcPr>
          <w:p w14:paraId="087E5D9D" w14:textId="31A09664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0" w:author="Gamerek Nonstop" w:date="2024-12-05T21:42:00Z">
              <w:tcPr>
                <w:tcW w:w="7513" w:type="dxa"/>
                <w:gridSpan w:val="2"/>
              </w:tcPr>
            </w:tcPrChange>
          </w:tcPr>
          <w:p w14:paraId="72D9F99E" w14:textId="389B1C7C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0738A8BA" w14:textId="77777777" w:rsidTr="00C5547D">
        <w:trPr>
          <w:trPrChange w:id="41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42" w:author="Gamerek Nonstop" w:date="2024-12-05T21:42:00Z">
              <w:tcPr>
                <w:tcW w:w="1129" w:type="dxa"/>
                <w:gridSpan w:val="2"/>
              </w:tcPr>
            </w:tcPrChange>
          </w:tcPr>
          <w:p w14:paraId="49076C50" w14:textId="0523EEAB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3" w:author="Gamerek Nonstop" w:date="2024-12-05T21:42:00Z">
              <w:tcPr>
                <w:tcW w:w="7513" w:type="dxa"/>
                <w:gridSpan w:val="2"/>
              </w:tcPr>
            </w:tcPrChange>
          </w:tcPr>
          <w:p w14:paraId="3CD30A23" w14:textId="78B64FE5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261F401E" w14:textId="77777777" w:rsidTr="00C5547D">
        <w:trPr>
          <w:trPrChange w:id="44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45" w:author="Gamerek Nonstop" w:date="2024-12-05T21:42:00Z">
              <w:tcPr>
                <w:tcW w:w="1129" w:type="dxa"/>
                <w:gridSpan w:val="2"/>
              </w:tcPr>
            </w:tcPrChange>
          </w:tcPr>
          <w:p w14:paraId="23AD8A0A" w14:textId="4AF47CC1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6" w:author="Gamerek Nonstop" w:date="2024-12-05T21:42:00Z">
              <w:tcPr>
                <w:tcW w:w="7513" w:type="dxa"/>
                <w:gridSpan w:val="2"/>
              </w:tcPr>
            </w:tcPrChange>
          </w:tcPr>
          <w:p w14:paraId="53956A63" w14:textId="4E87CDF1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1E6BFB5B" w14:textId="77777777" w:rsidTr="00C5547D">
        <w:trPr>
          <w:trPrChange w:id="47" w:author="Gamerek Nonstop" w:date="2024-12-05T21:42:00Z">
            <w:trPr>
              <w:gridAfter w:val="0"/>
            </w:trPr>
          </w:trPrChange>
        </w:trPr>
        <w:tc>
          <w:tcPr>
            <w:tcW w:w="1129" w:type="dxa"/>
            <w:tcPrChange w:id="48" w:author="Gamerek Nonstop" w:date="2024-12-05T21:42:00Z">
              <w:tcPr>
                <w:tcW w:w="1129" w:type="dxa"/>
                <w:gridSpan w:val="2"/>
              </w:tcPr>
            </w:tcPrChange>
          </w:tcPr>
          <w:p w14:paraId="17EB84CF" w14:textId="08B8DF5A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9" w:author="Gamerek Nonstop" w:date="2024-12-05T21:42:00Z">
              <w:tcPr>
                <w:tcW w:w="7513" w:type="dxa"/>
                <w:gridSpan w:val="2"/>
              </w:tcPr>
            </w:tcPrChange>
          </w:tcPr>
          <w:p w14:paraId="4152BEBC" w14:textId="2062C8AA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r>
        <w:lastRenderedPageBreak/>
        <w:t>Bevezetés</w:t>
      </w:r>
    </w:p>
    <w:p w14:paraId="194EA4C5" w14:textId="36E41998" w:rsidR="00B64CF2" w:rsidRPr="00B64CF2" w:rsidRDefault="00B64CF2">
      <w:pPr>
        <w:pStyle w:val="Firstparagraph"/>
        <w:pPrChange w:id="50" w:author="Gamerek Nonstop" w:date="2024-12-05T19:17:00Z">
          <w:pPr>
            <w:pStyle w:val="Firstparagraph"/>
            <w:ind w:firstLine="357"/>
          </w:pPr>
        </w:pPrChange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szükségletekké vált, amelyek nélkül a modern társadalomban szinte elképzelhetetlen az élet. Ezzel egyidejűleg azonban a generációs különbségek a digitális eszközök és a technológia használatában és a digitális technológiáról való gondolkodásban is egyre hangsúlyosabbá váltak.</w:t>
      </w:r>
    </w:p>
    <w:p w14:paraId="1EE773FF" w14:textId="36E6C5D0" w:rsidR="00B64CF2" w:rsidRDefault="00B64CF2" w:rsidP="00B64CF2">
      <w:pPr>
        <w:pStyle w:val="Cmsor2"/>
      </w:pPr>
      <w:r w:rsidRPr="00F3108C">
        <w:t>Téma bevezetése</w:t>
      </w:r>
    </w:p>
    <w:p w14:paraId="018AEFA0" w14:textId="77777777" w:rsidR="005610BD" w:rsidRDefault="00B64CF2" w:rsidP="008F28D7">
      <w:pPr>
        <w:pStyle w:val="Firstparagraph"/>
        <w:rPr>
          <w:ins w:id="51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52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53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>A virtuális és digitális készségek generációk közötti különbségeinek kutatására több okból is szükség van. Egyrészt a technológiai készségek nélkülözhetetlenné váltak a munkaerő-piaci versenyképesség megőrzéséhez és a társadalmi egyenlőtlenségek csökkentéséhez. Az új technológiákhoz való alkalmazkodás és azok használatának képessége meghatározó tényezővé vált az egyén gazdasági és társadalmi sikere szempontjából.</w:t>
      </w:r>
    </w:p>
    <w:p w14:paraId="60F38F72" w14:textId="7068DA48" w:rsidR="00FF14E7" w:rsidRDefault="00B64CF2">
      <w:pPr>
        <w:pStyle w:val="Firstparagraph"/>
        <w:pPrChange w:id="54" w:author="Gamerek Nonstop" w:date="2024-12-05T19:17:00Z">
          <w:pPr>
            <w:pStyle w:val="Firstparagraph"/>
            <w:ind w:firstLine="431"/>
          </w:pPr>
        </w:pPrChange>
      </w:pPr>
      <w:del w:id="55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r w:rsidRPr="00D115F8">
        <w:rPr>
          <w:lang w:eastAsia="hu-HU"/>
        </w:rPr>
        <w:t>Az e készségek 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56" w:author="Gamerek Nonstop" w:date="2024-12-05T19:18:00Z">
        <w:r w:rsidR="008F28D7">
          <w:rPr>
            <w:lang w:eastAsia="hu-HU"/>
          </w:rPr>
          <w:t>2</w:t>
        </w:r>
      </w:ins>
      <w:del w:id="57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digitális szakadék csökkentése érdekében.</w:t>
      </w:r>
      <w:r>
        <w:rPr>
          <w:lang w:eastAsia="hu-HU"/>
        </w:rPr>
        <w:t xml:space="preserve"> </w:t>
      </w:r>
      <w:r w:rsidRPr="00D115F8">
        <w:rPr>
          <w:lang w:eastAsia="hu-HU"/>
        </w:rPr>
        <w:t>E tanulmány célja ezért annak 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 xml:space="preserve">Az elemzés felmérési </w:t>
      </w:r>
      <w:r w:rsidRPr="00D115F8">
        <w:lastRenderedPageBreak/>
        <w:t>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tesztkörnyezetben </w:t>
      </w:r>
      <w:del w:id="58" w:author="Szabó Patrícia" w:date="2024-12-05T18:38:00Z">
        <w:r w:rsidRPr="00D115F8" w:rsidDel="00147894">
          <w:delText xml:space="preserve">szeretném </w:delText>
        </w:r>
      </w:del>
      <w:ins w:id="59" w:author="Szabó Patrícia" w:date="2024-12-05T18:38:00Z">
        <w:r w:rsidR="00147894">
          <w:t>fogom</w:t>
        </w:r>
        <w:r w:rsidR="00147894" w:rsidRPr="00D115F8">
          <w:t xml:space="preserve"> </w:t>
        </w:r>
      </w:ins>
      <w:r w:rsidRPr="00D115F8">
        <w:t xml:space="preserve">megfigyelni egy olyan elemző játékon keresztül, ahol a korcsoportok az alapvető felhasználói adatokra korlátozhatók, és generációs besorolások készíthetők. Ezután a játék eredményei alapján </w:t>
      </w:r>
      <w:del w:id="60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61" w:author="Szabó Patrícia" w:date="2024-12-05T18:38:00Z">
        <w:r w:rsidR="00147894">
          <w:t xml:space="preserve">fogom </w:t>
        </w:r>
      </w:ins>
      <w:r w:rsidRPr="00D115F8">
        <w:t xml:space="preserve">vizsgálni a </w:t>
      </w:r>
      <w:del w:id="62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r>
        <w:t xml:space="preserve"> </w:t>
      </w:r>
      <w:r w:rsidRPr="00D115F8">
        <w:t xml:space="preserve">csökkenthető-e. </w:t>
      </w:r>
      <w:del w:id="63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r>
        <w:t>Pszichológiai elemzés</w:t>
      </w:r>
    </w:p>
    <w:p w14:paraId="725DE50E" w14:textId="77777777" w:rsidR="00BB158A" w:rsidRDefault="00B64CF2" w:rsidP="008F28D7">
      <w:pPr>
        <w:pStyle w:val="Firstparagraph"/>
        <w:rPr>
          <w:ins w:id="64" w:author="Gamerek Nonstop" w:date="2024-12-05T19:52:00Z"/>
        </w:rPr>
      </w:pPr>
      <w:r>
        <w:t xml:space="preserve">A generációs eltérések elemzésével konkrét kutatás napjainkig nem létezik csak bizonyos rétegeket és körülményeket vizsgáltak meg, például olyan szituációkat, ahol a becsült eltérés látványos lehet eredmények terén. Az alapvető emberi logikával alapvetően mindenki arra a következtetésre jut, hogy az elöregedő társadalmi forma miatt egy olyan folyamatosan végtelenig tartó egyenlőtlen arányosság létezik, amik mondhatni sosem lesznek párhuzamosak. </w:t>
      </w:r>
      <w:del w:id="65" w:author="Gamerek Nonstop" w:date="2024-12-05T19:20:00Z">
        <w:r w:rsidDel="008F28D7">
          <w:delText>Leegyszerűsítve az</w:delText>
        </w:r>
      </w:del>
      <w:ins w:id="66" w:author="Gamerek Nonstop" w:date="2024-12-05T19:20:00Z">
        <w:r w:rsidR="008F28D7">
          <w:t>Az</w:t>
        </w:r>
      </w:ins>
      <w:r>
        <w:t xml:space="preserve"> idősek sosem fogják annyira megérteni a</w:t>
      </w:r>
      <w:ins w:id="67" w:author="Gamerek Nonstop" w:date="2024-12-05T19:19:00Z">
        <w:r w:rsidR="008F28D7">
          <w:t>z egyre</w:t>
        </w:r>
      </w:ins>
      <w:r>
        <w:t xml:space="preserve"> modern</w:t>
      </w:r>
      <w:ins w:id="68" w:author="Gamerek Nonstop" w:date="2024-12-05T19:19:00Z">
        <w:r w:rsidR="008F28D7">
          <w:t>ebb</w:t>
        </w:r>
      </w:ins>
      <w:del w:id="69" w:author="Gamerek Nonstop" w:date="2024-12-05T19:19:00Z">
        <w:r w:rsidDel="008F28D7">
          <w:delText>ülő</w:delText>
        </w:r>
      </w:del>
      <w:r>
        <w:t xml:space="preserve"> </w:t>
      </w:r>
      <w:del w:id="70" w:author="Gamerek Nonstop" w:date="2024-12-05T19:20:00Z">
        <w:r w:rsidDel="008F28D7">
          <w:delText>technológiákat</w:delText>
        </w:r>
      </w:del>
      <w:ins w:id="71" w:author="Gamerek Nonstop" w:date="2024-12-05T19:20:00Z">
        <w:r w:rsidR="008F28D7">
          <w:t>technológiákat,</w:t>
        </w:r>
      </w:ins>
      <w:ins w:id="72" w:author="Gamerek Nonstop" w:date="2024-12-05T19:19:00Z">
        <w:r w:rsidR="008F28D7">
          <w:t xml:space="preserve"> mint a </w:t>
        </w:r>
      </w:ins>
      <w:ins w:id="73" w:author="Gamerek Nonstop" w:date="2024-12-05T19:22:00Z">
        <w:r w:rsidR="008F28D7">
          <w:t>fiatalok,</w:t>
        </w:r>
      </w:ins>
      <w:ins w:id="74" w:author="Gamerek Nonstop" w:date="2024-12-05T19:19:00Z">
        <w:r w:rsidR="008F28D7">
          <w:t xml:space="preserve"> aki</w:t>
        </w:r>
      </w:ins>
      <w:ins w:id="75" w:author="Gamerek Nonstop" w:date="2024-12-05T19:20:00Z">
        <w:r w:rsidR="008F28D7">
          <w:t>k ebben nevelkednek</w:t>
        </w:r>
      </w:ins>
      <w:ins w:id="76" w:author="Gamerek Nonstop" w:date="2024-12-05T19:19:00Z">
        <w:r w:rsidR="008F28D7">
          <w:t>.</w:t>
        </w:r>
      </w:ins>
      <w:del w:id="77" w:author="Gamerek Nonstop" w:date="2024-12-05T19:19:00Z">
        <w:r w:rsidDel="008F28D7">
          <w:delText>,</w:delText>
        </w:r>
      </w:del>
      <w:r>
        <w:t xml:space="preserve"> </w:t>
      </w:r>
      <w:del w:id="78" w:author="Gamerek Nonstop" w:date="2024-12-05T19:19:00Z">
        <w:r w:rsidDel="008F28D7">
          <w:delText xml:space="preserve">mint </w:delText>
        </w:r>
      </w:del>
      <w:ins w:id="79" w:author="Gamerek Nonstop" w:date="2024-12-05T19:20:00Z">
        <w:r w:rsidR="008F28D7">
          <w:t>Tehát a</w:t>
        </w:r>
      </w:ins>
      <w:del w:id="80" w:author="Gamerek Nonstop" w:date="2024-12-05T19:20:00Z">
        <w:r w:rsidDel="008F28D7">
          <w:delText>a</w:delText>
        </w:r>
      </w:del>
      <w:r>
        <w:t xml:space="preserve"> fiatalabbak és </w:t>
      </w:r>
      <w:ins w:id="81" w:author="Gamerek Nonstop" w:date="2024-12-05T19:20:00Z">
        <w:r w:rsidR="008F28D7">
          <w:t>az idősebbek sose</w:t>
        </w:r>
      </w:ins>
      <w:del w:id="82" w:author="Gamerek Nonstop" w:date="2024-12-05T19:20:00Z">
        <w:r w:rsidDel="008F28D7">
          <w:delText>sosem</w:delText>
        </w:r>
      </w:del>
      <w:r>
        <w:t xml:space="preserve"> fognak </w:t>
      </w:r>
      <w:del w:id="83" w:author="Gamerek Nonstop" w:date="2024-12-05T19:20:00Z">
        <w:r w:rsidDel="008F28D7">
          <w:delText xml:space="preserve">az idősek és a fiatalok </w:delText>
        </w:r>
      </w:del>
      <w:r>
        <w:t xml:space="preserve">egy technológiai felvilágosultsági szinten tartózkodni. Természetesen </w:t>
      </w:r>
      <w:del w:id="84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r w:rsidRPr="0026413F">
        <w:t>Vinton Cerf,</w:t>
      </w:r>
      <w:r>
        <w:t xml:space="preserve"> aki 1943-as születése ellenére nem csak betölti az „internet atyja” szerepet, hanem jelenleg is a Google-nál dolgozik, ahol az internetes technológiák fejlesztésére és terjesztésére összpontosít.</w:t>
      </w:r>
      <w:r w:rsidR="00A90168">
        <w:t xml:space="preserve"> [</w:t>
      </w:r>
      <w:ins w:id="85" w:author="Gamerek Nonstop" w:date="2024-12-05T19:18:00Z">
        <w:r w:rsidR="008F28D7">
          <w:t>3</w:t>
        </w:r>
      </w:ins>
      <w:del w:id="86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7A8F9BEE" w:rsidR="00B64CF2" w:rsidRDefault="00B64CF2">
      <w:pPr>
        <w:pStyle w:val="Firstparagraph"/>
        <w:pPrChange w:id="87" w:author="Gamerek Nonstop" w:date="2024-12-05T19:17:00Z">
          <w:pPr>
            <w:pStyle w:val="Firstparagraph"/>
            <w:ind w:firstLine="431"/>
          </w:pPr>
        </w:pPrChange>
      </w:pPr>
      <w:del w:id="88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89" w:author="Szabó Patrícia" w:date="2024-12-05T18:44:00Z">
        <w:r w:rsidDel="00147894">
          <w:delText>az</w:delText>
        </w:r>
      </w:del>
      <w:ins w:id="90" w:author="Szabó Patrícia" w:date="2024-12-05T18:44:00Z">
        <w:r w:rsidR="00147894">
          <w:t>az,</w:t>
        </w:r>
      </w:ins>
      <w:r>
        <w:t xml:space="preserve"> amikor például a nagyszülők</w:t>
      </w:r>
      <w:ins w:id="91" w:author="Szabó Patrícia" w:date="2024-12-05T18:44:00Z">
        <w:r w:rsidR="00147894">
          <w:t>,</w:t>
        </w:r>
      </w:ins>
      <w:r>
        <w:t xml:space="preserve"> de már a szülők se értik a gyerekeik </w:t>
      </w:r>
      <w:commentRangeStart w:id="92"/>
      <w:del w:id="93" w:author="Gamerek Nonstop" w:date="2024-12-05T19:23:00Z">
        <w:r w:rsidDel="008F28D7">
          <w:delText>trendimádatát</w:delText>
        </w:r>
        <w:commentRangeEnd w:id="92"/>
        <w:r w:rsidR="00147894" w:rsidDel="008F28D7">
          <w:rPr>
            <w:rStyle w:val="Jegyzethivatkozs"/>
            <w:rFonts w:cstheme="minorHAnsi"/>
          </w:rPr>
          <w:commentReference w:id="92"/>
        </w:r>
      </w:del>
      <w:ins w:id="94" w:author="Gamerek Nonstop" w:date="2024-12-05T19:23:00Z">
        <w:r w:rsidR="008F28D7">
          <w:t>trendek által befolyásolt mindennapjaikat</w:t>
        </w:r>
      </w:ins>
      <w:r>
        <w:t>, folyamatos figyelem és ingerigényét. Az alapvető beszédükbe vagy beszédstílusukba beillesztett szleng szavak már semmitmondónak tűnnek. Nosztalgikussá válnak a korábbi években használt szavak, amik a szülők részéről</w:t>
      </w:r>
      <w:ins w:id="95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96" w:author="Gamerek Nonstop" w:date="2024-12-05T19:23:00Z">
        <w:r w:rsidDel="008F28D7">
          <w:delText>retro-nak</w:delText>
        </w:r>
      </w:del>
      <w:ins w:id="97" w:author="Gamerek Nonstop" w:date="2024-12-05T19:23:00Z">
        <w:r w:rsidR="008F28D7">
          <w:t>mú</w:t>
        </w:r>
      </w:ins>
      <w:ins w:id="98" w:author="Gamerek Nonstop" w:date="2024-12-05T19:24:00Z">
        <w:r w:rsidR="008F28D7">
          <w:t>lt századi-nak</w:t>
        </w:r>
      </w:ins>
      <w:r>
        <w:t xml:space="preserve"> tűnhetnek</w:t>
      </w:r>
      <w:ins w:id="99" w:author="Gamerek Nonstop" w:date="2024-12-05T19:24:00Z">
        <w:r w:rsidR="008F28D7">
          <w:t xml:space="preserve"> kisebb-nagyobb túlzásokkal</w:t>
        </w:r>
      </w:ins>
      <w:r>
        <w:t xml:space="preserve">. Ezek csak egyszerű helyzetek, amik bármikor kialakulhatnak és mindenkit frusztrációval tölthetnek el, vagy éppen ingerülté tehetik azt, aki ilyen formában érzékeli először az idő telésének korai szakaszait. Persze mindenki </w:t>
      </w:r>
      <w:r>
        <w:lastRenderedPageBreak/>
        <w:t>más, de a digitális világban elég könnyen leszűrhető viselkedés alapján, beszéd alapján vagy felhasználási gyorsaság alapján is,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</w:p>
    <w:p w14:paraId="00CA9913" w14:textId="07536991" w:rsidR="00B64CF2" w:rsidRDefault="00B64CF2" w:rsidP="00B64CF2">
      <w:pPr>
        <w:pStyle w:val="Cmsor2"/>
      </w:pPr>
      <w:r>
        <w:t>Statisztikai elemzés</w:t>
      </w:r>
    </w:p>
    <w:p w14:paraId="1B3FC47A" w14:textId="77777777" w:rsidR="00B64CF2" w:rsidRDefault="00B64CF2">
      <w:pPr>
        <w:ind w:firstLine="0"/>
        <w:pPrChange w:id="100" w:author="Gamerek Nonstop" w:date="2024-12-05T19:24:00Z">
          <w:pPr/>
        </w:pPrChange>
      </w:pPr>
      <w:r>
        <w:t>A digitalizáció és a digitális készségek fejlesztése fontos kérdés, amivel minden nap foglalkoznak a világon. A magyar kimutatásokat tekintve az emberek digitális készségei folyamatosan fejlődő lineáris vonalban vizualizálhatók, de az eltérés aránya szembetűnő lehet.</w:t>
      </w:r>
    </w:p>
    <w:p w14:paraId="7C733ECB" w14:textId="756702B1" w:rsidR="007128FE" w:rsidRDefault="00B64CF2" w:rsidP="007128FE"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94E6" w14:textId="5F75CDD6" w:rsidR="00B64CF2" w:rsidRDefault="007128FE" w:rsidP="007128FE">
      <w:pPr>
        <w:pStyle w:val="Kpalrs"/>
      </w:pPr>
      <w:r>
        <w:t>1.ábra:</w:t>
      </w:r>
      <w:r w:rsidR="00B64CF2">
        <w:t xml:space="preserve"> KSH és digitális fejlődés</w:t>
      </w:r>
      <w:r>
        <w:t xml:space="preserve"> kimutatása</w:t>
      </w:r>
      <w:r w:rsidR="00AF2524">
        <w:t xml:space="preserve"> [</w:t>
      </w:r>
      <w:ins w:id="101" w:author="Gamerek Nonstop" w:date="2024-12-05T19:18:00Z">
        <w:r w:rsidR="008F28D7">
          <w:t>4</w:t>
        </w:r>
      </w:ins>
      <w:del w:id="102" w:author="Gamerek Nonstop" w:date="2024-12-05T19:18:00Z">
        <w:r w:rsidR="00A90168" w:rsidDel="008F28D7">
          <w:delText>3</w:delText>
        </w:r>
      </w:del>
      <w:r w:rsidR="00AF2524">
        <w:t>]</w:t>
      </w:r>
    </w:p>
    <w:p w14:paraId="1BB10F67" w14:textId="71FF1DFC" w:rsidR="00B64CF2" w:rsidRDefault="00B64CF2" w:rsidP="00B64CF2">
      <w:r w:rsidRPr="00A130B8">
        <w:t xml:space="preserve">A </w:t>
      </w:r>
      <w:ins w:id="103" w:author="Gamerek Nonstop" w:date="2024-12-05T19:25:00Z">
        <w:r w:rsidR="008F28D7">
          <w:t xml:space="preserve">Központi Statisztikai </w:t>
        </w:r>
      </w:ins>
      <w:ins w:id="104" w:author="Gamerek Nonstop" w:date="2024-12-05T19:26:00Z">
        <w:r w:rsidR="008F28D7">
          <w:t>Hivatal (</w:t>
        </w:r>
      </w:ins>
      <w:r w:rsidRPr="00A130B8">
        <w:t>KSH</w:t>
      </w:r>
      <w:ins w:id="105" w:author="Gamerek Nonstop" w:date="2024-12-05T19:26:00Z">
        <w:r w:rsidR="008F28D7">
          <w:t>)</w:t>
        </w:r>
      </w:ins>
      <w:r w:rsidRPr="00A130B8">
        <w:t xml:space="preserve"> és más releváns források alapján a digitális kompetenciák fejlődése Magyarországon az elmúlt két évtizedben lassú, de fokozatos növekedést mutatott. A 2023-as adatok szerint a magyar lakosság 64%</w:t>
      </w:r>
      <w:ins w:id="106" w:author="Gamerek Nonstop" w:date="2024-12-05T19:30:00Z">
        <w:r w:rsidR="004A7656">
          <w:t xml:space="preserve"> </w:t>
        </w:r>
      </w:ins>
      <w:r w:rsidRPr="00A130B8">
        <w:t>-</w:t>
      </w:r>
      <w:ins w:id="107" w:author="Gamerek Nonstop" w:date="2024-12-05T19:29:00Z">
        <w:r w:rsidR="004A7656">
          <w:t xml:space="preserve"> </w:t>
        </w:r>
      </w:ins>
      <w:r w:rsidRPr="00A130B8">
        <w:t xml:space="preserve">ának van legalább alapszintű digitális készsége, ami valamivel meghaladja az </w:t>
      </w:r>
      <w:ins w:id="108" w:author="Gamerek Nonstop" w:date="2024-12-05T19:28:00Z">
        <w:r w:rsidR="0035339C">
          <w:t>Európai Uniós (EU)</w:t>
        </w:r>
      </w:ins>
      <w:ins w:id="109" w:author="Gamerek Nonstop" w:date="2024-12-05T19:29:00Z">
        <w:r w:rsidR="004A7656">
          <w:t xml:space="preserve"> </w:t>
        </w:r>
      </w:ins>
      <w:del w:id="110" w:author="Gamerek Nonstop" w:date="2024-12-05T19:28:00Z">
        <w:r w:rsidRPr="00A130B8" w:rsidDel="0035339C">
          <w:delText>EU-</w:delText>
        </w:r>
      </w:del>
      <w:r w:rsidRPr="00A130B8">
        <w:t>átlagot (61%)​</w:t>
      </w:r>
      <w:r>
        <w:t>.</w:t>
      </w:r>
    </w:p>
    <w:p w14:paraId="72A89FB5" w14:textId="2ECCE626" w:rsidR="00B64CF2" w:rsidRDefault="00B64CF2" w:rsidP="00B64CF2"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255F45E3" w:rsidR="00B64CF2" w:rsidRDefault="00B64CF2" w:rsidP="00B64CF2">
      <w:pPr>
        <w:pStyle w:val="Listaszerbekezds"/>
        <w:numPr>
          <w:ilvl w:val="0"/>
          <w:numId w:val="2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ECFE23" wp14:editId="661C5D8D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oktatásügyi szinten tartásában</w:t>
      </w:r>
    </w:p>
    <w:p w14:paraId="7A08E393" w14:textId="31B10129" w:rsidR="00147894" w:rsidDel="004A7656" w:rsidRDefault="00AF2524" w:rsidP="00AF2524">
      <w:pPr>
        <w:pStyle w:val="Kpalrs"/>
        <w:rPr>
          <w:ins w:id="111" w:author="Szabó Patrícia" w:date="2024-12-05T18:45:00Z"/>
          <w:del w:id="112" w:author="Gamerek Nonstop" w:date="2024-12-05T19:29:00Z"/>
        </w:rPr>
      </w:pPr>
      <w:r>
        <w:t xml:space="preserve">2.ábra: EU és Magyarország digitális fejlődésének kimutatása a KSH </w:t>
      </w:r>
      <w:r w:rsidR="00A90168">
        <w:t>adatai alapján</w:t>
      </w:r>
      <w:r>
        <w:t xml:space="preserve"> [</w:t>
      </w:r>
      <w:commentRangeStart w:id="113"/>
      <w:del w:id="114" w:author="Gamerek Nonstop" w:date="2024-12-05T19:18:00Z">
        <w:r w:rsidR="00A90168" w:rsidDel="008F28D7">
          <w:delText>4</w:delText>
        </w:r>
        <w:commentRangeEnd w:id="113"/>
        <w:r w:rsidR="00147894" w:rsidDel="008F28D7">
          <w:rPr>
            <w:rStyle w:val="Jegyzethivatkozs"/>
            <w:i w:val="0"/>
            <w:iCs w:val="0"/>
          </w:rPr>
          <w:commentReference w:id="113"/>
        </w:r>
        <w:r w:rsidDel="008F28D7">
          <w:delText>]</w:delText>
        </w:r>
      </w:del>
      <w:ins w:id="115" w:author="Gamerek Nonstop" w:date="2024-12-05T19:18:00Z">
        <w:r w:rsidR="008F28D7">
          <w:t>5</w:t>
        </w:r>
      </w:ins>
      <w:ins w:id="116" w:author="Gamerek Nonstop" w:date="2024-12-05T19:27:00Z">
        <w:r w:rsidR="0035339C">
          <w:t>]</w:t>
        </w:r>
      </w:ins>
    </w:p>
    <w:p w14:paraId="71B9675E" w14:textId="3A6F97A9" w:rsidR="00B64CF2" w:rsidRPr="00147894" w:rsidRDefault="00147894">
      <w:pPr>
        <w:pStyle w:val="Kpalrs"/>
      </w:pPr>
      <w:ins w:id="117" w:author="Szabó Patrícia" w:date="2024-12-05T18:45:00Z">
        <w:del w:id="118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r>
        <w:t>Fejlesztési elem</w:t>
      </w:r>
      <w:r w:rsidR="007128FE">
        <w:t>ek és metódusok meghatározása</w:t>
      </w:r>
    </w:p>
    <w:p w14:paraId="7EB3F7DC" w14:textId="020D9026" w:rsidR="00EE79C5" w:rsidRDefault="007128FE" w:rsidP="00F67779">
      <w:pPr>
        <w:ind w:firstLine="0"/>
        <w:rPr>
          <w:ins w:id="119" w:author="Gamerek Nonstop" w:date="2024-12-05T19:59:00Z"/>
        </w:rPr>
      </w:pPr>
      <w:r>
        <w:t>Mielőtt a fejlesztési környezet, szoftver, nyelv kiválasztása megtörténne az</w:t>
      </w:r>
      <w:ins w:id="120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121" w:author="Gamerek Nonstop" w:date="2024-12-05T19:30:00Z">
        <w:r w:rsidR="00F67779">
          <w:t>k</w:t>
        </w:r>
      </w:ins>
      <w:r>
        <w:t xml:space="preserve"> szerint </w:t>
      </w:r>
      <w:commentRangeStart w:id="122"/>
      <w:del w:id="123" w:author="Gamerek Nonstop" w:date="2024-12-05T19:30:00Z">
        <w:r w:rsidDel="00F67779">
          <w:delText xml:space="preserve">időlegesen </w:delText>
        </w:r>
      </w:del>
      <w:commentRangeEnd w:id="122"/>
      <w:ins w:id="124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122"/>
      </w:r>
      <w:r>
        <w:t>megállapítható és végig lekövethető a projekt</w:t>
      </w:r>
      <w:ins w:id="125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126" w:author="Gamerek Nonstop" w:date="2024-12-05T19:59:00Z"/>
        </w:rPr>
        <w:pPrChange w:id="127" w:author="Gamerek Nonstop" w:date="2024-12-05T20:09:00Z">
          <w:pPr>
            <w:ind w:firstLine="0"/>
          </w:pPr>
        </w:pPrChange>
      </w:pPr>
      <w:ins w:id="128" w:author="Gamerek Nonstop" w:date="2024-12-05T19:59:00Z">
        <w:r>
          <w:t>Fejlesztőkörnyezet és verzió kiválasztás oka</w:t>
        </w:r>
      </w:ins>
    </w:p>
    <w:p w14:paraId="28579ECA" w14:textId="77777777" w:rsidR="00EE79C5" w:rsidRDefault="00EE79C5">
      <w:pPr>
        <w:ind w:firstLine="0"/>
        <w:rPr>
          <w:ins w:id="129" w:author="Gamerek Nonstop" w:date="2024-12-05T19:59:00Z"/>
        </w:rPr>
        <w:pPrChange w:id="130" w:author="Gamerek Nonstop" w:date="2024-12-05T20:09:00Z">
          <w:pPr/>
        </w:pPrChange>
      </w:pPr>
      <w:ins w:id="131" w:author="Gamerek Nonstop" w:date="2024-12-05T19:59:00Z">
        <w:r>
          <w:t>Fejlesztőkörnyezetek terén széles a választék, amiből lehet válogatni, minden környezet egyedi „engine”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132" w:author="Gamerek Nonstop" w:date="2024-12-05T19:59:00Z"/>
        </w:rPr>
      </w:pPr>
      <w:ins w:id="133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4" w:author="Gamerek Nonstop" w:date="2024-12-05T19:59:00Z"/>
        </w:rPr>
      </w:pPr>
      <w:ins w:id="135" w:author="Gamerek Nonstop" w:date="2024-12-05T19:59:00Z">
        <w:r>
          <w:t>Unreal Engine</w:t>
        </w:r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6" w:author="Gamerek Nonstop" w:date="2024-12-05T19:59:00Z"/>
        </w:rPr>
      </w:pPr>
      <w:ins w:id="137" w:author="Gamerek Nonstop" w:date="2024-12-05T19:59:00Z">
        <w:r>
          <w:t>Godot</w:t>
        </w:r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8" w:author="Gamerek Nonstop" w:date="2024-12-05T19:59:00Z"/>
        </w:rPr>
      </w:pPr>
      <w:ins w:id="139" w:author="Gamerek Nonstop" w:date="2024-12-05T19:59:00Z">
        <w:r>
          <w:t>Unity</w:t>
        </w:r>
      </w:ins>
    </w:p>
    <w:p w14:paraId="2ED08B55" w14:textId="77777777" w:rsidR="00EE79C5" w:rsidRDefault="00EE79C5" w:rsidP="00EE79C5">
      <w:pPr>
        <w:rPr>
          <w:ins w:id="140" w:author="Gamerek Nonstop" w:date="2024-12-05T19:59:00Z"/>
        </w:rPr>
      </w:pPr>
      <w:ins w:id="141" w:author="Gamerek Nonstop" w:date="2024-12-05T19:59:00Z">
        <w:r>
          <w:t>Ezek mindenki számára ingyenesen elérhetők, de bizonyos szolgáltatásokat igénybe lehet venni, amik már bizonyos árú előfizetésekért érhetők el.</w:t>
        </w:r>
      </w:ins>
    </w:p>
    <w:p w14:paraId="117DF846" w14:textId="77777777" w:rsidR="00EE79C5" w:rsidRDefault="00EE79C5" w:rsidP="00EE79C5">
      <w:pPr>
        <w:rPr>
          <w:ins w:id="142" w:author="Gamerek Nonstop" w:date="2024-12-05T19:59:00Z"/>
        </w:rPr>
      </w:pPr>
      <w:ins w:id="143" w:author="Gamerek Nonstop" w:date="2024-12-05T19:59:00Z">
        <w:r>
          <w:t xml:space="preserve"> A szoftverek közül a legnagyobb potenciállal és összetettséggel az Unreal Engine rendelkezik. 3D, 2D és VR játékok fejlesztésére is lehetőséget biztosít, egyedi személyre szabható editor felületet nyújt felhasználóinak. H</w:t>
        </w:r>
        <w:r w:rsidRPr="00BC3F43">
          <w:t xml:space="preserve">íres a fotorealisztikus renderelésről, amely a fejlett megvilágítási és anyagkezelési rendszereknek (pl. Lumen és Nanite az </w:t>
        </w:r>
        <w:r w:rsidRPr="00BC3F43">
          <w:lastRenderedPageBreak/>
          <w:t>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Physics),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Gears of War sorozatot vagy a Hellblade: Senua’s Sacrifice-t.</w:t>
        </w:r>
      </w:ins>
    </w:p>
    <w:p w14:paraId="28AA5858" w14:textId="77777777" w:rsidR="00EE79C5" w:rsidRDefault="00EE79C5" w:rsidP="00EE79C5">
      <w:pPr>
        <w:rPr>
          <w:ins w:id="144" w:author="Gamerek Nonstop" w:date="2024-12-05T19:59:00Z"/>
        </w:rPr>
      </w:pPr>
      <w:ins w:id="145" w:author="Gamerek Nonstop" w:date="2024-12-05T19:59:00Z">
        <w:r>
          <w:t>Utána rögtön a Godot látható a listában, amit főleg 2D-s vagy 3D-s játékok készítésére alkalmaznak. Egyedi jellemzői közé sorolható a GD Script, ami egy P</w:t>
        </w:r>
        <w:r w:rsidRPr="0040297C">
          <w:t>ythonhoz hasonló, könnyen tanulható, játékfejlesztésre optimalizált szkriptelési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r w:rsidRPr="0040297C">
          <w:t xml:space="preserve">Godot lehetővé teszi, hogy csak a projektedhez szükséges funkciókat töltsd be, </w:t>
        </w:r>
        <w:r>
          <w:t>ezzel könnyen</w:t>
        </w:r>
        <w:r w:rsidRPr="0040297C">
          <w:t xml:space="preserve"> optimalizálható a teljesítmény.</w:t>
        </w:r>
        <w:r>
          <w:t xml:space="preserve"> Ebben készült játék például a Kingdoms of the Dump vagy a Sea Salt.</w:t>
        </w:r>
      </w:ins>
    </w:p>
    <w:p w14:paraId="2A0BE350" w14:textId="77777777" w:rsidR="00EE79C5" w:rsidRDefault="00EE79C5" w:rsidP="00EE79C5">
      <w:pPr>
        <w:rPr>
          <w:ins w:id="146" w:author="Gamerek Nonstop" w:date="2024-12-05T19:59:00Z"/>
        </w:rPr>
      </w:pPr>
      <w:ins w:id="147" w:author="Gamerek Nonstop" w:date="2024-12-05T19:59:00Z">
        <w:r>
          <w:t xml:space="preserve">Számomra mégis a legszimpatikusabb környezet a Unity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(WebGL),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>A Unity Asset Store rengeteg előre elkészített 3D modellel, scripttel,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(Universal Render Pipeline) és HDRP (High Definition Render Pipeline) ami lehetővé teszi a játékok foto realisztikus megjelenítését. A Profiler és egyéb optimalizációs eszközök segítségével gyorsan azonosíthatod és javíthatod a teljesítményproblémákat és még sok más hasonló feature-el rendelkezik, amik nagyon gyakran frissülnek újabb és újabb Editor verziók formájában. Ebben az Engine-ben készültek például a Cuphead, Subnautica és Ori and the Blind Forest nevű játékok.</w:t>
        </w:r>
      </w:ins>
    </w:p>
    <w:p w14:paraId="251C4882" w14:textId="77777777" w:rsidR="00EE79C5" w:rsidRDefault="00EE79C5" w:rsidP="00EE79C5">
      <w:pPr>
        <w:rPr>
          <w:ins w:id="148" w:author="Gamerek Nonstop" w:date="2024-12-05T19:59:00Z"/>
        </w:rPr>
      </w:pPr>
      <w:ins w:id="149" w:author="Gamerek Nonstop" w:date="2024-12-05T19:59:00Z">
        <w:r>
          <w:t xml:space="preserve">Maga az Engine 2005-ös megjelenése óta világszinten használt, elismert és népszerű. Nem csak kizárólag játékfejlesztésre alkalmazzák, hanem például a filmiparban való szimulálásra, oktatásra, építészeti vizualizációkra vagy orvosi szimulációkra is használják. Sok Indie játékfejlesztő eszköze. Stúdiók terén az Electronic Arts (EA), a Ubisoft, a Blizzard Entertraiment vagy a Supercell is mind a mai napig fejlesztenek benne </w:t>
        </w:r>
        <w:r>
          <w:lastRenderedPageBreak/>
          <w:t xml:space="preserve">legyen szó mobil, PC, vagy VR játékokról. És biztos vagyok benne, hogy az elkövetkzendő években érkezni fognak még Unity-ben készül AAA címek.   </w:t>
        </w:r>
      </w:ins>
    </w:p>
    <w:p w14:paraId="491671E7" w14:textId="77777777" w:rsidR="00EE79C5" w:rsidRDefault="00EE79C5" w:rsidP="00EE79C5">
      <w:pPr>
        <w:rPr>
          <w:ins w:id="150" w:author="Gamerek Nonstop" w:date="2024-12-05T19:59:00Z"/>
          <w:noProof/>
        </w:rPr>
      </w:pPr>
      <w:ins w:id="151" w:author="Gamerek Nonstop" w:date="2024-12-05T19:59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Én a </w:t>
        </w:r>
        <w:r w:rsidRPr="00940AEB">
          <w:t>Unity 2022.3.37f1</w:t>
        </w:r>
        <w:r>
          <w:t xml:space="preserve"> Editor verzióját választottam mivel ez egy megbízható régóta támogatott LTS verziónak számít. Kódoláshoz a Visual Studio 2022-es verzióját használtam, illetve a fejlesztés nyomon követesét a GitHub Dekstop alkalmazásában figyeltem, mivel így a Push-Pull metódust használva egy online repository-ból több helyről is hozzáfértem a projekthez és naprakészen tudtam fejleszteni.</w:t>
        </w:r>
        <w:r w:rsidRPr="00360150">
          <w:rPr>
            <w:noProof/>
          </w:rPr>
          <w:t xml:space="preserve"> </w:t>
        </w:r>
      </w:ins>
    </w:p>
    <w:p w14:paraId="52026325" w14:textId="5A78F792" w:rsidR="00EE79C5" w:rsidRDefault="00EB7CC1">
      <w:pPr>
        <w:pStyle w:val="Kpalrs"/>
        <w:pPrChange w:id="152" w:author="Gamerek Nonstop" w:date="2024-12-05T20:08:00Z">
          <w:pPr/>
        </w:pPrChange>
      </w:pPr>
      <w:ins w:id="153" w:author="Gamerek Nonstop" w:date="2024-12-05T20:08:00Z">
        <w:r>
          <w:t>3. ábra: Unity Hub felülete</w:t>
        </w:r>
      </w:ins>
    </w:p>
    <w:p w14:paraId="6F4E8E2B" w14:textId="689F3B7E" w:rsidR="007128FE" w:rsidRDefault="007128FE" w:rsidP="007128FE">
      <w:pPr>
        <w:pStyle w:val="Cmsor2"/>
        <w:rPr>
          <w:ins w:id="154" w:author="Gamerek Nonstop" w:date="2024-12-05T19:31:00Z"/>
        </w:rPr>
      </w:pPr>
      <w:r>
        <w:t>Fejlesztés dinamikájának lépései</w:t>
      </w:r>
    </w:p>
    <w:p w14:paraId="3FBA4D14" w14:textId="0115FC8D" w:rsidR="00F67779" w:rsidRPr="00154C9B" w:rsidRDefault="00F67779">
      <w:pPr>
        <w:pStyle w:val="Firstparagraph"/>
        <w:pPrChange w:id="155" w:author="Gamerek Nonstop" w:date="2024-12-05T19:31:00Z">
          <w:pPr>
            <w:pStyle w:val="Cmsor2"/>
          </w:pPr>
        </w:pPrChange>
      </w:pPr>
      <w:ins w:id="156" w:author="Gamerek Nonstop" w:date="2024-12-05T19:31:00Z">
        <w:r>
          <w:t>E</w:t>
        </w:r>
      </w:ins>
      <w:ins w:id="157" w:author="Gamerek Nonstop" w:date="2024-12-05T19:33:00Z">
        <w:r>
          <w:t>zen</w:t>
        </w:r>
      </w:ins>
      <w:ins w:id="158" w:author="Gamerek Nonstop" w:date="2024-12-05T19:32:00Z">
        <w:r>
          <w:t xml:space="preserve"> lépés</w:t>
        </w:r>
      </w:ins>
      <w:ins w:id="159" w:author="Gamerek Nonstop" w:date="2024-12-05T19:34:00Z">
        <w:r>
          <w:t>ek</w:t>
        </w:r>
      </w:ins>
      <w:ins w:id="160" w:author="Gamerek Nonstop" w:date="2024-12-05T19:32:00Z">
        <w:r>
          <w:t xml:space="preserve"> alapjai gyakran előbb képesek </w:t>
        </w:r>
      </w:ins>
      <w:ins w:id="161" w:author="Gamerek Nonstop" w:date="2024-12-05T19:34:00Z">
        <w:r>
          <w:t>megszületni,</w:t>
        </w:r>
      </w:ins>
      <w:ins w:id="162" w:author="Gamerek Nonstop" w:date="2024-12-05T19:32:00Z">
        <w:r>
          <w:t xml:space="preserve"> mint hogy </w:t>
        </w:r>
      </w:ins>
      <w:ins w:id="163" w:author="Gamerek Nonstop" w:date="2024-12-05T19:33:00Z">
        <w:r>
          <w:t xml:space="preserve">bármi anyagi jellegű támogatásról vagy kivitelezésről szó </w:t>
        </w:r>
      </w:ins>
      <w:ins w:id="164" w:author="Gamerek Nonstop" w:date="2024-12-05T19:34:00Z">
        <w:r>
          <w:t>esne</w:t>
        </w:r>
      </w:ins>
      <w:ins w:id="165" w:author="Gamerek Nonstop" w:date="2024-12-05T19:33:00Z">
        <w:r>
          <w:t xml:space="preserve">. A koncepció váza ötlet szinten </w:t>
        </w:r>
      </w:ins>
      <w:ins w:id="166" w:author="Gamerek Nonstop" w:date="2024-12-05T19:34:00Z">
        <w:r>
          <w:t>lehet,</w:t>
        </w:r>
      </w:ins>
      <w:ins w:id="167" w:author="Gamerek Nonstop" w:date="2024-12-05T19:33:00Z">
        <w:r>
          <w:t xml:space="preserve"> hogy évek</w:t>
        </w:r>
      </w:ins>
      <w:ins w:id="168" w:author="Gamerek Nonstop" w:date="2024-12-05T19:34:00Z">
        <w:r>
          <w:t>kel ezelőtt is létezett.</w:t>
        </w:r>
      </w:ins>
      <w:ins w:id="169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170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lastRenderedPageBreak/>
        <w:t>A lista a teljeskörű fejlesztés lefedését hivatott elméleti szempontból ellátni. Egy nagy fejlesztő cég és egy</w:t>
      </w:r>
      <w:ins w:id="171" w:author="Gamerek Nonstop" w:date="2024-12-05T19:39:00Z">
        <w:r w:rsidR="00654C71">
          <w:t>énileg</w:t>
        </w:r>
      </w:ins>
      <w:ins w:id="172" w:author="Gamerek Nonstop" w:date="2024-12-05T19:40:00Z">
        <w:r w:rsidR="00654C71">
          <w:t xml:space="preserve"> dolgozó szabad általában önerő</w:t>
        </w:r>
      </w:ins>
      <w:ins w:id="173" w:author="Gamerek Nonstop" w:date="2024-12-05T19:41:00Z">
        <w:r w:rsidR="00654C71">
          <w:t>ből finanszírozott</w:t>
        </w:r>
      </w:ins>
      <w:ins w:id="174" w:author="Gamerek Nonstop" w:date="2024-12-05T19:40:00Z">
        <w:r w:rsidR="00654C71">
          <w:t xml:space="preserve"> </w:t>
        </w:r>
      </w:ins>
      <w:del w:id="175" w:author="Gamerek Nonstop" w:date="2024-12-05T19:39:00Z">
        <w:r w:rsidDel="00654C71">
          <w:delText xml:space="preserve"> „</w:delText>
        </w:r>
        <w:commentRangeStart w:id="176"/>
        <w:r w:rsidDel="00654C71">
          <w:delText>Indie</w:delText>
        </w:r>
        <w:commentRangeEnd w:id="176"/>
        <w:r w:rsidR="00CB0E48" w:rsidDel="00654C71">
          <w:rPr>
            <w:rStyle w:val="Jegyzethivatkozs"/>
            <w:rFonts w:cstheme="minorHAnsi"/>
          </w:rPr>
          <w:commentReference w:id="176"/>
        </w:r>
        <w:r w:rsidDel="00654C71">
          <w:delText xml:space="preserve">” </w:delText>
        </w:r>
      </w:del>
      <w:r>
        <w:t>játékfejlesztő</w:t>
      </w:r>
      <w:ins w:id="177" w:author="Gamerek Nonstop" w:date="2024-12-05T19:41:00Z">
        <w:r w:rsidR="00654C71">
          <w:t xml:space="preserve">nek (azaz másnéven Indie játékfejlesztőnek) </w:t>
        </w:r>
      </w:ins>
      <w:del w:id="178" w:author="Gamerek Nonstop" w:date="2024-12-05T19:41:00Z">
        <w:r w:rsidDel="00654C71">
          <w:delText xml:space="preserve"> </w:delText>
        </w:r>
      </w:del>
      <w:del w:id="179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r>
        <w:t>Ötlet és koncepció kidolgozása</w:t>
      </w:r>
    </w:p>
    <w:p w14:paraId="3DDF760C" w14:textId="51CBFA78" w:rsidR="007128FE" w:rsidDel="00CB0E48" w:rsidRDefault="007128FE">
      <w:pPr>
        <w:ind w:firstLine="0"/>
        <w:rPr>
          <w:del w:id="180" w:author="Szabó Patrícia" w:date="2024-12-05T18:51:00Z"/>
        </w:rPr>
        <w:pPrChange w:id="181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182" w:author="Gamerek Nonstop" w:date="2024-12-05T19:42:00Z">
        <w:r w:rsidR="00654C71">
          <w:t>roztam</w:t>
        </w:r>
      </w:ins>
      <w:del w:id="183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184" w:author="Gamerek Nonstop" w:date="2024-12-05T19:42:00Z">
        <w:r w:rsidR="00654C71">
          <w:t>tam</w:t>
        </w:r>
      </w:ins>
      <w:del w:id="185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186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654C71">
      <w:pPr>
        <w:ind w:firstLine="0"/>
        <w:rPr>
          <w:ins w:id="187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188" w:author="Szabó Patrícia" w:date="2024-12-05T18:51:00Z"/>
        </w:rPr>
        <w:pPrChange w:id="189" w:author="Gamerek Nonstop" w:date="2024-12-05T19:42:00Z">
          <w:pPr/>
        </w:pPrChange>
      </w:pPr>
      <w:ins w:id="190" w:author="Szabó Patrícia" w:date="2024-12-05T18:51:00Z">
        <w:del w:id="191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192" w:author="Szabó Patrícia" w:date="2024-12-05T18:51:00Z"/>
        </w:rPr>
        <w:pPrChange w:id="193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194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195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r>
        <w:t>Játékmenet tervezése</w:t>
      </w:r>
    </w:p>
    <w:p w14:paraId="30D244D2" w14:textId="77777777" w:rsidR="007128FE" w:rsidDel="00654C71" w:rsidRDefault="007128FE">
      <w:pPr>
        <w:ind w:firstLine="0"/>
        <w:rPr>
          <w:del w:id="196" w:author="Gamerek Nonstop" w:date="2024-12-05T19:43:00Z"/>
        </w:rPr>
        <w:pPrChange w:id="197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>
      <w:pPr>
        <w:ind w:firstLine="0"/>
        <w:pPrChange w:id="198" w:author="Gamerek Nonstop" w:date="2024-12-05T19:43:00Z">
          <w:pPr/>
        </w:pPrChange>
      </w:pPr>
    </w:p>
    <w:p w14:paraId="5C0A6D01" w14:textId="1CDF9740" w:rsidR="007128FE" w:rsidRDefault="007128FE" w:rsidP="007128FE">
      <w:del w:id="199" w:author="Gamerek Nonstop" w:date="2024-12-05T19:43:00Z">
        <w:r w:rsidDel="00654C71">
          <w:delText>A fontosabb kérdések, amik ilyenkor felmerülhetnek a következők</w:delText>
        </w:r>
      </w:del>
      <w:ins w:id="200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201" w:author="Gamerek Nonstop" w:date="2024-12-05T19:43:00Z"/>
        </w:rPr>
      </w:pPr>
      <w:r>
        <w:t>Mi lesz a játékos célja</w:t>
      </w:r>
      <w:ins w:id="202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203" w:author="Gamerek Nonstop" w:date="2024-12-05T19:44:00Z"/>
        </w:rPr>
      </w:pPr>
      <w:ins w:id="204" w:author="Gamerek Nonstop" w:date="2024-12-05T19:43:00Z">
        <w:r>
          <w:t>Mit kap jutalmul a teljesítésért</w:t>
        </w:r>
      </w:ins>
      <w:ins w:id="205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206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207" w:author="Gamerek Nonstop" w:date="2024-12-05T19:44:00Z"/>
        </w:rPr>
      </w:pPr>
      <w:r>
        <w:lastRenderedPageBreak/>
        <w:t>Hogyan biztosítod, hogy a játék kihívásai érdekesek és kiegyensúlyozottak legyenek?</w:t>
      </w:r>
    </w:p>
    <w:p w14:paraId="4D117B73" w14:textId="6AD34564" w:rsidR="00654C71" w:rsidRDefault="00654C71">
      <w:pPr>
        <w:rPr>
          <w:ins w:id="208" w:author="Gamerek Nonstop" w:date="2024-12-05T19:46:00Z"/>
        </w:rPr>
        <w:pPrChange w:id="209" w:author="Gamerek Nonstop" w:date="2024-12-05T19:46:00Z">
          <w:pPr>
            <w:ind w:firstLine="0"/>
          </w:pPr>
        </w:pPrChange>
      </w:pPr>
      <w:ins w:id="210" w:author="Gamerek Nonstop" w:date="2024-12-05T19:45:00Z">
        <w:r>
          <w:t xml:space="preserve">Számos hasonló kérdést tettem fel magamnak annak érdekében, hogy értelmet </w:t>
        </w:r>
      </w:ins>
      <w:ins w:id="211" w:author="Gamerek Nonstop" w:date="2024-12-05T19:46:00Z">
        <w:r>
          <w:t>adja a</w:t>
        </w:r>
      </w:ins>
      <w:ins w:id="212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>
      <w:pPr>
        <w:pPrChange w:id="213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214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215" w:author="Gamerek Nonstop" w:date="2024-12-05T19:49:00Z">
        <w:r w:rsidR="00BB158A">
          <w:t>versenyszellem,</w:t>
        </w:r>
      </w:ins>
      <w:ins w:id="216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217" w:author="Gamerek Nonstop" w:date="2024-12-05T19:48:00Z">
        <w:r w:rsidR="00BB158A">
          <w:t xml:space="preserve"> és ezt ezen játékok során megtehetik mivel az top eredmények láthatóak. Ez egyben meg tudja adni a játékosnak a motiv</w:t>
        </w:r>
      </w:ins>
      <w:ins w:id="218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219" w:author="Gamerek Nonstop" w:date="2024-12-05T19:51:00Z">
        <w:r w:rsidR="00BB158A">
          <w:t>teljesítésről,</w:t>
        </w:r>
      </w:ins>
      <w:ins w:id="220" w:author="Gamerek Nonstop" w:date="2024-12-05T19:49:00Z">
        <w:r w:rsidR="00BB158A">
          <w:t xml:space="preserve"> illetve az a</w:t>
        </w:r>
      </w:ins>
      <w:ins w:id="221" w:author="Gamerek Nonstop" w:date="2024-12-05T19:50:00Z">
        <w:r w:rsidR="00BB158A">
          <w:t xml:space="preserve">zzal elért helyezésről. A </w:t>
        </w:r>
      </w:ins>
      <w:ins w:id="222" w:author="Gamerek Nonstop" w:date="2024-12-05T19:51:00Z">
        <w:r w:rsidR="00BB158A">
          <w:t>mechanikák,</w:t>
        </w:r>
      </w:ins>
      <w:ins w:id="223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224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7128FE"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7128FE">
      <w:ins w:id="225" w:author="Gamerek Nonstop" w:date="2024-12-05T19:52:00Z">
        <w:r>
          <w:t>Általánosságban e</w:t>
        </w:r>
      </w:ins>
      <w:del w:id="226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7128FE"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7128FE">
      <w:r>
        <w:t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r>
        <w:lastRenderedPageBreak/>
        <w:t>Technológia és eszközök kiválasztása</w:t>
      </w:r>
    </w:p>
    <w:p w14:paraId="596C314E" w14:textId="77777777" w:rsidR="007128FE" w:rsidRDefault="007128FE">
      <w:pPr>
        <w:ind w:firstLine="0"/>
        <w:pPrChange w:id="227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7128FE">
      <w:r>
        <w:t>Ebben a szakaszban</w:t>
      </w:r>
      <w:del w:id="228" w:author="Gamerek Nonstop" w:date="2024-12-05T22:13:00Z">
        <w:r w:rsidDel="0077743F">
          <w:delText xml:space="preserve"> meg kell határozni</w:delText>
        </w:r>
      </w:del>
      <w:ins w:id="229" w:author="Gamerek Nonstop" w:date="2024-12-05T22:13:00Z">
        <w:r w:rsidR="0077743F">
          <w:t xml:space="preserve"> határo</w:t>
        </w:r>
      </w:ins>
      <w:ins w:id="230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231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232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7128FE"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7128FE">
      <w:r>
        <w:t xml:space="preserve">Egy jó technológiai választás nemcsak a jelenlegi projekt igényeit </w:t>
      </w:r>
      <w:del w:id="233" w:author="Gamerek Nonstop" w:date="2024-12-05T19:52:00Z">
        <w:r w:rsidDel="00BB158A">
          <w:delText>kell</w:delText>
        </w:r>
      </w:del>
      <w:ins w:id="234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39DCAB9" w:rsidR="00BB158A" w:rsidRDefault="007128FE"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6E8C8D4" w14:textId="0F4F16E1" w:rsidR="007128FE" w:rsidRDefault="007128FE" w:rsidP="007128FE">
      <w:pPr>
        <w:pStyle w:val="Cmsor3"/>
      </w:pPr>
      <w:r>
        <w:t>Prototípus készítése (Alfa fázis)</w:t>
      </w:r>
    </w:p>
    <w:p w14:paraId="476F12C0" w14:textId="77777777" w:rsidR="007128FE" w:rsidRDefault="007128FE">
      <w:pPr>
        <w:ind w:firstLine="0"/>
        <w:pPrChange w:id="235" w:author="Gamerek Nonstop" w:date="2024-12-05T19:57:00Z">
          <w:pPr/>
        </w:pPrChange>
      </w:pPr>
      <w:r>
        <w:t>A prototípus vagy másnéven „Alpha version” egy félkész állapota a játéknak. Ilyenkor pont ott tart általában a fejlesztés, hogy a fejlesztőcsapatnak szüksége van külső tesztelőkre a belső tesztelő embereken kívül. Illetve ez a fázis a promótálás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77777777" w:rsidR="007128FE" w:rsidRDefault="007128FE" w:rsidP="007128FE">
      <w:r>
        <w:t>A tesztelésekhez privát hozzáféréseket szoktak osztogatni a kontent készítő videósoknak vagy stream-er embereknek, akik nemcsak, hogy az esetleges „bug” -ok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7128FE">
      <w:r>
        <w:lastRenderedPageBreak/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236" w:author="Gamerek Nonstop" w:date="2024-12-05T21:38:00Z">
        <w:r w:rsidR="00346258">
          <w:t>[6] [7]</w:t>
        </w:r>
      </w:ins>
    </w:p>
    <w:p w14:paraId="67D656F0" w14:textId="77777777" w:rsidR="007128FE" w:rsidRDefault="007128FE" w:rsidP="007128FE"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(„placeholder”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r>
        <w:t>Béta tesztelés és adatbázis felállítása</w:t>
      </w:r>
    </w:p>
    <w:p w14:paraId="6B64B459" w14:textId="77777777" w:rsidR="007128FE" w:rsidRDefault="007128FE">
      <w:pPr>
        <w:ind w:firstLine="0"/>
        <w:pPrChange w:id="237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7128FE">
      <w:r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7128FE">
      <w:r w:rsidRPr="002508B0"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7128FE"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7128FE"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be ami a </w:t>
      </w:r>
      <w:r>
        <w:lastRenderedPageBreak/>
        <w:t>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7128FE"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7128FE"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7128FE"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r w:rsidRPr="00B12469">
        <w:t>Cloud Imperium Games</w:t>
      </w:r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„alpha”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r>
        <w:t>Kiadás</w:t>
      </w:r>
    </w:p>
    <w:p w14:paraId="2C2CCDAC" w14:textId="77777777" w:rsidR="007128FE" w:rsidRDefault="007128FE">
      <w:pPr>
        <w:ind w:firstLine="0"/>
        <w:pPrChange w:id="238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Végleges verzió elkészítése:</w:t>
      </w:r>
    </w:p>
    <w:p w14:paraId="660EBD5C" w14:textId="77777777" w:rsidR="007128FE" w:rsidRDefault="007128FE" w:rsidP="007128FE">
      <w:r>
        <w:t xml:space="preserve"> A béta tesztelésből származó hibák javítása, optimalizációk és az utolsó finomhangolások befejezése után a játék eléri a „gold master”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7777777" w:rsidR="007128FE" w:rsidRDefault="007128FE" w:rsidP="007128FE">
      <w:r>
        <w:t>Ha a játékot különböző platformokra szánják (pl. Steam, konzolok, stb…), minden platform specifikus követelményét teljesíteni kell. Ezek magukban foglalhatják a minőségellenőrzési vizsgálatokat (pl. PlayStation Certification, Apple App Review).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7128FE">
      <w:r>
        <w:lastRenderedPageBreak/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r>
        <w:t>Statisztikai elemzés</w:t>
      </w:r>
    </w:p>
    <w:p w14:paraId="7C400F0E" w14:textId="12D975F7" w:rsidR="007128FE" w:rsidRDefault="007128FE">
      <w:pPr>
        <w:ind w:firstLine="0"/>
        <w:pPrChange w:id="239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7128FE">
      <w:pPr>
        <w:rPr>
          <w:del w:id="240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>
      <w:pPr>
        <w:rPr>
          <w:ins w:id="241" w:author="Gamerek Nonstop" w:date="2024-12-05T22:10:00Z"/>
        </w:rPr>
        <w:pPrChange w:id="242" w:author="Gamerek Nonstop" w:date="2024-12-05T22:10:00Z">
          <w:pPr>
            <w:ind w:firstLine="0"/>
          </w:pPr>
        </w:pPrChange>
      </w:pPr>
    </w:p>
    <w:p w14:paraId="47D2F644" w14:textId="324707EE" w:rsidR="0098238B" w:rsidRDefault="0077743F" w:rsidP="0098238B">
      <w:pPr>
        <w:pStyle w:val="Cmsor1"/>
      </w:pPr>
      <w:ins w:id="243" w:author="Gamerek Nonstop" w:date="2024-12-05T22:10:00Z">
        <w:r>
          <w:t>Saját projekt felépítése</w:t>
        </w:r>
      </w:ins>
    </w:p>
    <w:p w14:paraId="4FB751D0" w14:textId="468FCDD3" w:rsidR="0098238B" w:rsidRDefault="0098238B" w:rsidP="0077743F">
      <w:pPr>
        <w:pStyle w:val="Cmsor2"/>
      </w:pPr>
      <w:r>
        <w:t>Tervezési szempontok</w:t>
      </w:r>
    </w:p>
    <w:p w14:paraId="11138FCB" w14:textId="141DF7FC" w:rsidR="0098238B" w:rsidRDefault="00934B19" w:rsidP="00934B19">
      <w:pPr>
        <w:ind w:firstLine="431"/>
      </w:pPr>
      <w:r>
        <w:t>A projekt sikeres kivitelezéséhez fontos volt meghatározni azokat a tervezési elveket és szempontokat, amelyek biztosítják a játék átláthatóságát, optimalizálhatóságát és a felhasználói élményt.</w:t>
      </w:r>
    </w:p>
    <w:p w14:paraId="5CBF36D1" w14:textId="63CFB1D7" w:rsidR="00934B19" w:rsidRDefault="00934B19" w:rsidP="00934B19">
      <w:pPr>
        <w:ind w:firstLine="0"/>
      </w:pPr>
      <w:r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r>
        <w:lastRenderedPageBreak/>
        <w:t>Első szint</w:t>
      </w:r>
      <w:r w:rsidR="00982C61">
        <w:t xml:space="preserve"> (Simon say’s)</w:t>
      </w:r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1DF70055" w:rsidR="00934B19" w:rsidRDefault="00CA7354" w:rsidP="00934B19">
      <w:pPr>
        <w:ind w:firstLine="0"/>
      </w:pPr>
      <w:r w:rsidRPr="00CA7354">
        <w:rPr>
          <w:noProof/>
        </w:rPr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551E3DFB" w:rsidR="00CA7354" w:rsidRDefault="00CA7354" w:rsidP="00CA7354">
      <w:pPr>
        <w:pStyle w:val="Kpalrs"/>
      </w:pPr>
      <w:r>
        <w:t>X. ábra: Simon Say’s illusztráció egy online memóriafejlesztő felületről</w:t>
      </w:r>
    </w:p>
    <w:p w14:paraId="1269CDDA" w14:textId="7E27F2D8" w:rsidR="001D0313" w:rsidRDefault="001D0313" w:rsidP="00934B19">
      <w:pPr>
        <w:ind w:firstLine="0"/>
      </w:pPr>
      <w:r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55E8D1EE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 xml:space="preserve">A játék tehát nem </w:t>
      </w:r>
      <w:r w:rsidR="00982C61" w:rsidRPr="00982C61">
        <w:lastRenderedPageBreak/>
        <w:t>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játék neve így nem okozhat </w:t>
      </w:r>
      <w:r w:rsidR="009325CF">
        <w:t>gondot a tesztelők számára. Illetve a játékmenet könnyen átlátható így gyorsan elsajátítható és tanulható.</w:t>
      </w:r>
    </w:p>
    <w:p w14:paraId="0D17A78F" w14:textId="3A303184" w:rsidR="00982C61" w:rsidRDefault="00CA7354" w:rsidP="004C78E4">
      <w:pPr>
        <w:pStyle w:val="Cmsor4"/>
      </w:pPr>
      <w:r>
        <w:t>Vizuális kialakítás</w:t>
      </w:r>
    </w:p>
    <w:p w14:paraId="65E86713" w14:textId="20A124BE" w:rsidR="009325CF" w:rsidRDefault="009325CF" w:rsidP="009325CF">
      <w:pPr>
        <w:pStyle w:val="Firstparagraph"/>
        <w:ind w:firstLine="505"/>
      </w:pPr>
      <w:r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alapvető játék mintájára én is létrehoztam egy 3D-s játékpanelt, amibe beleépítettem a játék mechanikáit.</w:t>
      </w:r>
      <w:r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889F97C" w:rsidR="009325CF" w:rsidRDefault="009325CF" w:rsidP="009325CF">
      <w:pPr>
        <w:pStyle w:val="Kpalrs"/>
      </w:pPr>
      <w:r>
        <w:t>X. ábra: Simon Say’s vizuális kialakítása</w:t>
      </w:r>
    </w:p>
    <w:p w14:paraId="7676CDF6" w14:textId="45236428" w:rsidR="009325CF" w:rsidRDefault="009325CF" w:rsidP="009325CF">
      <w:pPr>
        <w:ind w:firstLine="0"/>
      </w:pPr>
      <w:r w:rsidRPr="009325CF"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lastRenderedPageBreak/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>, így elkülöníthető minden segédfolyamat, illetve logika, ami a játék játszhatóságát alapvetően nyújtja. A kódok elkülönítése a fejlesztés szempontjából fontos volt mivel így konzisztensebb, letisztultabb és átláthatóbb lett, ami továbbfejleszthető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r w:rsidR="00E81B7C">
        <w:t>Dictionary”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25C86600" w:rsidR="00FA26AE" w:rsidRDefault="00FA26AE" w:rsidP="00D661CF">
      <w:pPr>
        <w:ind w:firstLine="0"/>
      </w:pPr>
      <w:r w:rsidRPr="00FA26A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B26AE1" wp14:editId="2DCB2A23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függvény, ami a random kiválasztást kezeli a </w:t>
      </w:r>
      <w:r w:rsidR="00DE59DB">
        <w:t>PickRandomColor (</w:t>
      </w:r>
      <w:r>
        <w:t>) néven van meghatározva.</w:t>
      </w:r>
      <w:r w:rsidRPr="00FA26AE">
        <w:rPr>
          <w:noProof/>
        </w:rPr>
        <w:t xml:space="preserve"> </w:t>
      </w:r>
      <w:r>
        <w:t xml:space="preserve"> </w:t>
      </w:r>
    </w:p>
    <w:p w14:paraId="4AC43397" w14:textId="18BA2909" w:rsidR="001459A7" w:rsidRDefault="00FA26AE" w:rsidP="00FA26AE">
      <w:pPr>
        <w:pStyle w:val="Kpalrs"/>
      </w:pPr>
      <w:r>
        <w:t xml:space="preserve">X. ábra: </w:t>
      </w:r>
      <w:r w:rsidR="00152458">
        <w:t>PickRandomColor (</w:t>
      </w:r>
      <w:r>
        <w:t xml:space="preserve">) </w:t>
      </w:r>
      <w:r w:rsidR="00152458">
        <w:t>függvény színek</w:t>
      </w:r>
      <w:r>
        <w:t xml:space="preserve"> random kiválasztásához</w:t>
      </w:r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>Létrehozunk egy változót az elején, amelyben a legkisebb előfordult számot fogjuk tárolni (int minUsage)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A3706A3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>a leastUsedButtons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(kvp.Value) megegyezik az előzőleg kiszámított minUsage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>t és a selectedIndex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>a buttonUsageCount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lastRenderedPageBreak/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4ABCAE70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meghívódik egy </w:t>
      </w:r>
      <w:r w:rsidR="00DE59DB">
        <w:t>ResetGame (</w:t>
      </w:r>
      <w:r>
        <w:t xml:space="preserve">)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>Elrejti a játék végén visszajelzésül szolgáló értesítést</w:t>
      </w:r>
    </w:p>
    <w:p w14:paraId="4AFF89C8" w14:textId="0D976742" w:rsidR="00E81B7C" w:rsidRDefault="00B54F4F" w:rsidP="00E81B7C">
      <w:pPr>
        <w:pStyle w:val="Listaszerbekezds"/>
        <w:numPr>
          <w:ilvl w:val="0"/>
          <w:numId w:val="31"/>
        </w:numPr>
      </w:pPr>
      <w:r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79FADB8A" w:rsidR="00B54F4F" w:rsidRDefault="00B54F4F" w:rsidP="00B54F4F">
      <w:pPr>
        <w:pStyle w:val="Kpalrs"/>
      </w:pPr>
      <w:r>
        <w:t xml:space="preserve">X. ábra: </w:t>
      </w:r>
      <w:r w:rsidR="00DE59DB">
        <w:t>ResetGame (</w:t>
      </w:r>
      <w:r>
        <w:t>) metódus</w:t>
      </w:r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4AA6741B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„SimonSaysButton” nevű listában lévő (összesen 9) gombot képes megnyomni. Amikor rányom egy gombra meghívódik egy függvény, ami ellenőriz 3feltételt: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t>A játék nem ért véget</w:t>
      </w:r>
    </w:p>
    <w:p w14:paraId="2F319C92" w14:textId="68193B58" w:rsidR="008448C9" w:rsidRDefault="00B54F4F" w:rsidP="008448C9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4B3BC6A5" w14:textId="03518A38" w:rsidR="00B54F4F" w:rsidRDefault="00B54F4F" w:rsidP="00B54F4F">
      <w:pPr>
        <w:ind w:left="720" w:firstLine="0"/>
      </w:pPr>
    </w:p>
    <w:p w14:paraId="6A304402" w14:textId="171233D7" w:rsidR="00B54F4F" w:rsidRDefault="00B54F4F" w:rsidP="00B54F4F">
      <w:pPr>
        <w:ind w:left="720" w:firstLine="0"/>
      </w:pPr>
    </w:p>
    <w:p w14:paraId="32D5C1F7" w14:textId="5F8293DC" w:rsidR="00B54F4F" w:rsidRDefault="00B54F4F" w:rsidP="00B54F4F">
      <w:pPr>
        <w:pStyle w:val="Cmsor4"/>
      </w:pPr>
      <w:r>
        <w:lastRenderedPageBreak/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 xml:space="preserve">a „pickNumber’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528767F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(isEnded)</w:t>
      </w:r>
    </w:p>
    <w:p w14:paraId="2B0F9830" w14:textId="4E12E040" w:rsidR="00EA6136" w:rsidRPr="004E69DD" w:rsidRDefault="00ED0BD2" w:rsidP="00EA6136">
      <w:pPr>
        <w:pStyle w:val="Listaszerbekezds"/>
        <w:numPr>
          <w:ilvl w:val="1"/>
          <w:numId w:val="34"/>
        </w:numPr>
      </w:pPr>
      <w:r>
        <w:t xml:space="preserve">meghívódik a </w:t>
      </w:r>
      <w:r w:rsidR="00DE59DB">
        <w:t>Game Over (</w:t>
      </w:r>
      <w:r>
        <w:t>)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11066FF4" w:rsidR="00B54F4F" w:rsidRDefault="00EA6136" w:rsidP="00EA6136">
      <w:pPr>
        <w:ind w:firstLine="431"/>
      </w:pPr>
      <w:r>
        <w:t xml:space="preserve">Amint meghívódott a </w:t>
      </w:r>
      <w:r w:rsidR="00DE59DB">
        <w:t>Game Over (</w:t>
      </w:r>
      <w:r>
        <w:t>)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4AE1B061" w:rsidR="00EA6136" w:rsidRDefault="00EA6136" w:rsidP="00EA6136">
      <w:pPr>
        <w:pStyle w:val="Listaszerbekezds"/>
        <w:numPr>
          <w:ilvl w:val="0"/>
          <w:numId w:val="36"/>
        </w:numPr>
      </w:pPr>
      <w:r>
        <w:t>Megjeleníti az értesítést ami a játék végét jelzi a játékosnak</w:t>
      </w:r>
    </w:p>
    <w:p w14:paraId="4F3856C0" w14:textId="410CEA1C" w:rsidR="00EA6136" w:rsidRPr="00B54F4F" w:rsidRDefault="00EA6136" w:rsidP="00EA6136">
      <w:pPr>
        <w:pStyle w:val="Listaszerbekezds"/>
        <w:numPr>
          <w:ilvl w:val="0"/>
          <w:numId w:val="36"/>
        </w:numPr>
      </w:pPr>
      <w:r w:rsidRPr="00EA6136">
        <w:rPr>
          <w:noProof/>
        </w:rPr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Elmenti a pontszámokat az adatbázisba a játékos azonosítójával</w:t>
      </w:r>
    </w:p>
    <w:p w14:paraId="2B559B57" w14:textId="07AE8B5B" w:rsidR="00B54F4F" w:rsidRDefault="00EA6136" w:rsidP="00EA6136">
      <w:pPr>
        <w:pStyle w:val="Kpalrs"/>
      </w:pPr>
      <w:r>
        <w:t xml:space="preserve">X. ábra: Simon Say’s </w:t>
      </w:r>
      <w:r w:rsidR="00DE59DB">
        <w:t>Game Over (</w:t>
      </w:r>
      <w:r>
        <w:t>) függvény</w:t>
      </w:r>
    </w:p>
    <w:p w14:paraId="6CA0011F" w14:textId="73D540E4" w:rsidR="0057540B" w:rsidRDefault="0057540B" w:rsidP="0057540B"/>
    <w:p w14:paraId="57276689" w14:textId="21DFD962" w:rsidR="0057540B" w:rsidRDefault="0057540B" w:rsidP="0057540B"/>
    <w:p w14:paraId="23A34903" w14:textId="611F9E06" w:rsidR="004C78E4" w:rsidRDefault="004C78E4" w:rsidP="004C78E4">
      <w:pPr>
        <w:pStyle w:val="Cmsor3"/>
      </w:pPr>
      <w:r>
        <w:lastRenderedPageBreak/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74960743" w:rsidR="006C46BD" w:rsidRDefault="006C46BD" w:rsidP="00EF582D">
      <w:pPr>
        <w:ind w:firstLine="0"/>
      </w:pPr>
      <w:r>
        <w:t>Sok tanulmány szerint az egyének érzékelési képességei nagy arányban tudnak fejlődni ilyen jellegű játékok játszásával mivel gyors reakcióidőt és döntéshozatalt igényelnek és az ingereknek hála ezek a „skill” -ek gyorsan tudnak fejlődni. Ezen kívül az úgynevezett „multi tasking” tehát szétosztott figyelmet igénylő feladatok elvégzésében is képesek fejlődni.</w:t>
      </w:r>
    </w:p>
    <w:p w14:paraId="088020E2" w14:textId="6BA930B2" w:rsidR="007330BF" w:rsidRDefault="006C46BD" w:rsidP="00EF582D">
      <w:pPr>
        <w:ind w:firstLine="0"/>
      </w:pPr>
      <w:r>
        <w:t xml:space="preserve"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„lövöldözős”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r>
        <w:t>nek hívnak ez a „</w:t>
      </w:r>
      <w:r w:rsidRPr="006C46BD">
        <w:t xml:space="preserve">Pan European Game </w:t>
      </w:r>
      <w:r w:rsidRPr="006C46BD">
        <w:lastRenderedPageBreak/>
        <w:t>Information</w:t>
      </w:r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0A76905C" w:rsidR="007330BF" w:rsidRDefault="007330BF" w:rsidP="007330BF">
      <w:pPr>
        <w:pStyle w:val="Listaszerbekezds"/>
        <w:numPr>
          <w:ilvl w:val="0"/>
          <w:numId w:val="38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Online interakciók</w:t>
      </w:r>
    </w:p>
    <w:p w14:paraId="5DC662B8" w14:textId="6691C5F1" w:rsidR="007330BF" w:rsidRDefault="007330BF" w:rsidP="00BA579B">
      <w:pPr>
        <w:pStyle w:val="Kpalrs"/>
      </w:pPr>
      <w:r>
        <w:t>X. ábra: PEGI tartalom jelzések</w:t>
      </w:r>
    </w:p>
    <w:p w14:paraId="7CB75C10" w14:textId="2B46FF8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 reakcióidőt, ami megjelenéstől találatig számított másodperc és milliszekundum formában kerül eltárolásra.</w:t>
      </w:r>
    </w:p>
    <w:p w14:paraId="25CF1C09" w14:textId="76E82215" w:rsidR="00F71A8D" w:rsidRDefault="00F71A8D" w:rsidP="00F71A8D">
      <w:pPr>
        <w:pStyle w:val="Cmsor4"/>
      </w:pPr>
      <w:r>
        <w:lastRenderedPageBreak/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3D9D7063" w:rsidR="00F71A8D" w:rsidRDefault="00F71A8D" w:rsidP="00F71A8D">
      <w:pPr>
        <w:ind w:firstLine="0"/>
      </w:pPr>
      <w:r>
        <w:t>Közelebb érve felugrik a játék moduláris ablaka, amiben megtalálható a szöveg, ami segít a játékosnak megérteni, hogy mi is lesz a feladata ebben a kihívásban, illetve irányt mutat a játék elkezdéséig.</w:t>
      </w:r>
    </w:p>
    <w:p w14:paraId="479477B2" w14:textId="0550FE06" w:rsidR="00F71A8D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</w:p>
    <w:p w14:paraId="0F2DF1F1" w14:textId="14EC3293" w:rsidR="00BA579B" w:rsidRDefault="00854D42" w:rsidP="00F71A8D">
      <w:pPr>
        <w:ind w:firstLine="0"/>
      </w:pPr>
      <w:r w:rsidRPr="00854D42">
        <w:rPr>
          <w:noProof/>
        </w:rPr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023E4567" w:rsidR="00854D42" w:rsidRDefault="00854D42" w:rsidP="00854D42">
      <w:pPr>
        <w:pStyle w:val="Kpalrs"/>
      </w:pPr>
      <w:r>
        <w:t>X. Ábra: 2. szint megjelenés illusztrálása</w:t>
      </w: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12780C6F" w:rsidR="0050159C" w:rsidRDefault="009C76AE" w:rsidP="009325CF">
      <w:pPr>
        <w:ind w:firstLine="0"/>
      </w:pPr>
      <w:r>
        <w:lastRenderedPageBreak/>
        <w:t xml:space="preserve">Mivel a 2. és 3. szint is lövési metódusok által működik ezért ezek hasonló módon vannak scriptelve. A 2 játékot lövési szekciókkal külön választottam „Target” adatok és „Shooting” adatokra. A „Target” játék szimbolizálja a </w:t>
      </w:r>
      <w:r w:rsidR="00DE59DB">
        <w:t>2. szintet és a „Shooting” a 3. szintet. Minden játékosnál a játékos adatfelvitele után keletkezik az adatbázisban egy úgynevezett „Shooting Session” és a lövések után az adatok a megadott „Session ID” -val tehát szekció azonosítóval kerülnek mentésre. Így minden játékoshoz specifikusan köthető egy-egy generált adat.</w:t>
      </w:r>
    </w:p>
    <w:p w14:paraId="2281B7DF" w14:textId="05EE5893" w:rsidR="00DE59DB" w:rsidRDefault="00DE59DB" w:rsidP="009325CF">
      <w:pPr>
        <w:ind w:firstLine="0"/>
      </w:pPr>
      <w:r>
        <w:t>Az indító mechanizmus egy gomb segítségével történik, ami egy script-el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F0750E8" w:rsidR="00152458" w:rsidRDefault="00152458" w:rsidP="00152458">
      <w:pPr>
        <w:ind w:left="720" w:firstLine="0"/>
      </w:pPr>
      <w:r w:rsidRPr="00152458">
        <w:rPr>
          <w:noProof/>
        </w:rPr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41BBD978" w:rsidR="00152458" w:rsidRDefault="00152458" w:rsidP="00152458">
      <w:pPr>
        <w:pStyle w:val="Kpalrs"/>
      </w:pPr>
      <w:r>
        <w:t>X. Ábra: indító gomb kód illusztráció</w:t>
      </w:r>
    </w:p>
    <w:p w14:paraId="048C597E" w14:textId="3029AB6A" w:rsidR="00152458" w:rsidRDefault="00152458" w:rsidP="00152458">
      <w:pPr>
        <w:ind w:left="567" w:firstLine="0"/>
      </w:pPr>
      <w:r>
        <w:t>Ezért részben az OnMouseDown ()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4AC42F3F" w:rsidR="00152458" w:rsidRDefault="002A4F45" w:rsidP="009038FD">
      <w:pPr>
        <w:ind w:firstLine="0"/>
      </w:pPr>
      <w:r w:rsidRPr="002A4F4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667969F" wp14:editId="25CED036">
            <wp:simplePos x="0" y="0"/>
            <wp:positionH relativeFrom="margin">
              <wp:posOffset>862148</wp:posOffset>
            </wp:positionH>
            <wp:positionV relativeFrom="paragraph">
              <wp:posOffset>2144849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 xml:space="preserve">A lövés mechanizmusa a pisztoly modelljéhez rendelt „Gun.cs” nevű script-el működik. Ebben a változók definiálásán kívül 2 fontosabb metódus vezérli a lövést. Az Update () </w:t>
      </w:r>
      <w:r w:rsidR="009038FD" w:rsidRPr="009038FD">
        <w:t>metódus felel a játékos által végrehajtott lövési művelet kezeléséért. Ez a metódus minden egyes képkocka során automatikusan lefut a Unity motor működése</w:t>
      </w:r>
      <w:r w:rsidR="009038FD">
        <w:t xml:space="preserve"> közben</w:t>
      </w:r>
      <w:r w:rsidR="009038FD" w:rsidRPr="009038FD">
        <w:t xml:space="preserve">, így </w:t>
      </w:r>
      <w:r w:rsidR="009038FD">
        <w:t>válik teljesen</w:t>
      </w:r>
      <w:r w:rsidR="009038FD" w:rsidRPr="009038FD">
        <w:t xml:space="preserve"> alkalmas</w:t>
      </w:r>
      <w:r w:rsidR="009038FD">
        <w:t>sá</w:t>
      </w:r>
      <w:r w:rsidR="009038FD" w:rsidRPr="009038FD">
        <w:t xml:space="preserve"> arra, hogy valós időben figyelje a játékos bemeneti műveleteit, például a kattintásokat. </w:t>
      </w:r>
      <w:r w:rsidR="009038FD">
        <w:t>Egyszerre figyeli a játékos műveleteit, szabályozza a tűzgyorsaságot, és elindítja a lövéshez kapcsolódó vizuális-hanghatásokat, ezek mellett a konkrét találati logikát.</w:t>
      </w:r>
    </w:p>
    <w:p w14:paraId="0A553E5F" w14:textId="4E6897C6" w:rsidR="002A4F45" w:rsidRDefault="002A4F45" w:rsidP="002A4F45">
      <w:pPr>
        <w:pStyle w:val="Kpalrs"/>
      </w:pPr>
      <w:r>
        <w:t>X.ábra: Update () metódus illusztráció</w:t>
      </w:r>
    </w:p>
    <w:p w14:paraId="3DD7FBB1" w14:textId="77777777" w:rsidR="002A4F45" w:rsidRDefault="009038FD" w:rsidP="009038FD">
      <w:pPr>
        <w:ind w:firstLine="0"/>
      </w:pPr>
      <w:r>
        <w:t>A lövés kulcsmechanikáját a Shoot () metódus adja. A Shoot ()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3B73482D" w:rsidR="009038FD" w:rsidRDefault="009038FD" w:rsidP="009038FD">
      <w:pPr>
        <w:ind w:firstLine="0"/>
      </w:pPr>
      <w:r>
        <w:t xml:space="preserve">A metódus működése egy raycast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 Amennyiben a sugár eltalál egy objektumot, a rendszer megpróbálja lekérni annak Target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 </w:t>
      </w:r>
    </w:p>
    <w:p w14:paraId="69F873AE" w14:textId="10B71BB0" w:rsidR="002A4F45" w:rsidRDefault="009038FD" w:rsidP="009038FD">
      <w:pPr>
        <w:ind w:firstLine="0"/>
      </w:pPr>
      <w:r>
        <w:t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double értékként kerülnek eltárolásra.</w:t>
      </w:r>
    </w:p>
    <w:p w14:paraId="5069C36F" w14:textId="392636ED" w:rsidR="009038FD" w:rsidRDefault="009038FD" w:rsidP="009038FD">
      <w:pPr>
        <w:ind w:firstLine="0"/>
      </w:pPr>
      <w:r>
        <w:t xml:space="preserve">A Shoot ()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Target adatbázis példányba kerülnek mentésre az új találati pontok, de csak abban az esetben, ha az adott pozíció még nem szerepel a </w:t>
      </w:r>
      <w:r>
        <w:lastRenderedPageBreak/>
        <w:t xml:space="preserve">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az Shooting adatbázis példány felel az adatok gyűjtéséért, és minden egyes találatot rögzít, akár többször is, </w:t>
      </w:r>
      <w:r w:rsidR="002A4F45" w:rsidRPr="002A4F45">
        <w:rPr>
          <w:noProof/>
        </w:rPr>
        <w:drawing>
          <wp:anchor distT="0" distB="0" distL="114300" distR="114300" simplePos="0" relativeHeight="251673600" behindDoc="0" locked="0" layoutInCell="1" allowOverlap="1" wp14:anchorId="3CFAE6BE" wp14:editId="47EF7D28">
            <wp:simplePos x="0" y="0"/>
            <wp:positionH relativeFrom="page">
              <wp:align>center</wp:align>
            </wp:positionH>
            <wp:positionV relativeFrom="paragraph">
              <wp:posOffset>1084217</wp:posOffset>
            </wp:positionV>
            <wp:extent cx="3747407" cy="4076181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07" cy="407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valamint a Gun osztály saját hitpoints listájába is elmentésre kerülnek ezek az értékek.</w:t>
      </w:r>
    </w:p>
    <w:p w14:paraId="482E819D" w14:textId="1464525B" w:rsidR="002A4F45" w:rsidRDefault="002A4F45" w:rsidP="002A4F45">
      <w:pPr>
        <w:pStyle w:val="Kpalrs"/>
      </w:pPr>
      <w:r>
        <w:t>X. Ábra: Shoot () metódus illusztráció</w:t>
      </w:r>
    </w:p>
    <w:p w14:paraId="3D0E9BF4" w14:textId="2F890A80" w:rsidR="009038FD" w:rsidRDefault="009038FD" w:rsidP="009038FD">
      <w:pPr>
        <w:ind w:firstLine="0"/>
      </w:pPr>
      <w:r>
        <w:t>Amennyiben az eltalált objektum rendelkezik Target komponenssel, a metódus meghívja annak TakeDamage () függvényét, amely a célpont életpontját csökkenti a Gun által definiált damage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7E91B8B4" w:rsidR="00E970B4" w:rsidRDefault="00E970B4" w:rsidP="00E970B4">
      <w:pPr>
        <w:ind w:firstLine="0"/>
      </w:pPr>
      <w:r>
        <w:t>A célpontok egy egyszerű Target nevű script-el vannak inicializálva, amiben 3 függvény van definiálva:</w:t>
      </w:r>
    </w:p>
    <w:p w14:paraId="49C6D0FE" w14:textId="63FD7202" w:rsidR="00E970B4" w:rsidRDefault="00E970B4" w:rsidP="00E970B4">
      <w:pPr>
        <w:pStyle w:val="Listaszerbekezds"/>
        <w:numPr>
          <w:ilvl w:val="0"/>
          <w:numId w:val="44"/>
        </w:numPr>
      </w:pPr>
      <w:r>
        <w:t>TakeDamage (), ami a sebzés fogadására szolgál</w:t>
      </w:r>
    </w:p>
    <w:p w14:paraId="0D0B9D4F" w14:textId="7CB0E0E8" w:rsidR="00E970B4" w:rsidRDefault="00E970B4" w:rsidP="00E970B4">
      <w:pPr>
        <w:pStyle w:val="Listaszerbekezds"/>
        <w:numPr>
          <w:ilvl w:val="0"/>
          <w:numId w:val="44"/>
        </w:numPr>
      </w:pPr>
      <w:r>
        <w:t>Die (), ami a target objektum találat utáni törlésére szolgál</w:t>
      </w:r>
    </w:p>
    <w:p w14:paraId="28B12B27" w14:textId="711078FD" w:rsidR="00E970B4" w:rsidRDefault="00E970B4" w:rsidP="00E970B4">
      <w:pPr>
        <w:pStyle w:val="Listaszerbekezds"/>
        <w:numPr>
          <w:ilvl w:val="0"/>
          <w:numId w:val="44"/>
        </w:numPr>
      </w:pPr>
      <w:r>
        <w:lastRenderedPageBreak/>
        <w:t>HittedObject () ami a találatot szimbolizáló bool változó visszaadására szolgál, úgynevezett „Getter” függvény</w:t>
      </w:r>
    </w:p>
    <w:p w14:paraId="4F6C4DED" w14:textId="77777777" w:rsidR="00CD728D" w:rsidRDefault="00CD728D" w:rsidP="00CD728D"/>
    <w:p w14:paraId="2141C7C6" w14:textId="0395AE00" w:rsidR="00E970B4" w:rsidRDefault="00E970B4" w:rsidP="00E970B4">
      <w:pPr>
        <w:ind w:firstLine="0"/>
      </w:pPr>
      <w:r>
        <w:t>A target objektumok generálásáért 2 script felelős, a második szint esetében az ObjectSpawner () a harmadik szint esetében pedig az ObjectSpawner_1place. Az alapvető különbség ahogy fentebb is említettem, hogy a 2. szinten különböző helyekre jellennek meg a megadott számú célpontok míg a 3. szint esetében ez egy helyre való lehelyezéssel történik meg. 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>A második szint esetében az ObjectSpawner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a generálás pozícióját nem találja túl közelinek a másikhoz. Ezáltal a játékosnak mindig egy átlátható és egyenletesen eloszló célmezőt biztosít.</w:t>
      </w:r>
    </w:p>
    <w:p w14:paraId="13C4CE4D" w14:textId="47597CB3" w:rsidR="004B1FFD" w:rsidRDefault="003D52B4" w:rsidP="004B1FFD">
      <w:pPr>
        <w:ind w:firstLine="0"/>
      </w:pPr>
      <w:r w:rsidRPr="003D52B4">
        <w:rPr>
          <w:noProof/>
        </w:rPr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39F558B2" w:rsidR="003D52B4" w:rsidRDefault="003D52B4" w:rsidP="003D52B4">
      <w:pPr>
        <w:pStyle w:val="Kpalrs"/>
      </w:pPr>
      <w:r>
        <w:t>X. ábra: ObjectSpawner célpont generálás implementálási részlet</w:t>
      </w:r>
    </w:p>
    <w:p w14:paraId="0EA47F51" w14:textId="72164B9A" w:rsidR="004B1FFD" w:rsidRDefault="004B1FFD" w:rsidP="004B1FFD">
      <w:pPr>
        <w:ind w:firstLine="0"/>
      </w:pPr>
      <w:r>
        <w:lastRenderedPageBreak/>
        <w:t>Amikor a játékos az összes célpontot eltalálja, a játék véget ért. Ekkor megjeleníti a megfelelő értesítést, amely jelzi, hogy a szint teljesítve lett. Az értesítés egy meghatározott idő után automatikusan eltűnik, hogy a felhasználói élmény zökkenőmentes maradjon.</w:t>
      </w:r>
    </w:p>
    <w:p w14:paraId="0A26C837" w14:textId="70898FCD" w:rsidR="003D52B4" w:rsidRDefault="003D52B4" w:rsidP="003D52B4">
      <w:pPr>
        <w:ind w:firstLine="0"/>
      </w:pPr>
      <w:r>
        <w:t>A harmadik szint egy speciális változata az alap ObjectSpawner osztálynak, amely a célpontokat nem véletlenszerű helyekre, hanem egy meghatározott pontban hozza létre. Ez a játékmód egy adott helyre koncentrálja a célpontokat, mint például egy lőtéren vagy egy célorientált gyakorlópályán, ahol a játékosnak ugyanarra a pontra kell fókuszálnia.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65938F1C" w:rsidR="003D52B4" w:rsidRDefault="00FA3FAA" w:rsidP="003D52B4">
      <w:pPr>
        <w:ind w:firstLine="0"/>
      </w:pPr>
      <w:r w:rsidRPr="00FA3FAA">
        <w:rPr>
          <w:noProof/>
        </w:rPr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>, az ObjectSpawner osztályhoz hasonlóan</w:t>
      </w:r>
      <w:r w:rsidR="003D52B4">
        <w:t>. Amint egy célpont megsemmisül, az osztály azonnal újat generál ugyanazon a helyen.</w:t>
      </w:r>
    </w:p>
    <w:p w14:paraId="5BB6E5A8" w14:textId="12985C0D" w:rsidR="00FA3FAA" w:rsidRDefault="00FA3FAA" w:rsidP="00FA3FAA">
      <w:pPr>
        <w:pStyle w:val="Kpalrs"/>
      </w:pPr>
      <w:r>
        <w:t>X. Ábra: ObjectSpawner célpont generálás implementálási részlet</w:t>
      </w:r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</w:t>
      </w:r>
      <w:r w:rsidR="003D52B4">
        <w:lastRenderedPageBreak/>
        <w:t>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274575D8" w14:textId="1EDACE8B" w:rsidR="005727F3" w:rsidRDefault="005727F3" w:rsidP="005727F3">
      <w:pPr>
        <w:pStyle w:val="Cmsor3"/>
      </w:pPr>
      <w:r>
        <w:t>Labirintus (türelmi játék)</w:t>
      </w:r>
    </w:p>
    <w:p w14:paraId="72DCB557" w14:textId="0576B6B8" w:rsidR="00027D68" w:rsidRDefault="005727F3" w:rsidP="00027D68">
      <w:pPr>
        <w:pStyle w:val="Firstparagraph"/>
        <w:ind w:firstLine="431"/>
      </w:pPr>
      <w:r>
        <w:t xml:space="preserve">A navigációs képesség 3 dimenziósan kialakított </w:t>
      </w:r>
      <w:r w:rsidR="00A17818">
        <w:t>térben önmagában is megpróbáltató feladat lehet annak, aki a mindennapjaiban nem találkozik ilyen jellegű játékokkal.</w:t>
      </w:r>
      <w:r w:rsidR="00027D68">
        <w:t xml:space="preserve"> A hagyományos 2 dimenziós játékokkal ellentétben sokkal nagyobb figyelmet igényel és fárasztóbb feladat lehet megtanulni. A kamera mozgatása elengedhetetlen, ami kézzel való komplex koordinációt igényel, ami nem csak az idősebbeknek tartogat kihívást. </w:t>
      </w:r>
      <w:r w:rsidR="00027D68" w:rsidRPr="00027D68">
        <w:t>Ez a fajta térbeli gondolkodás kihívást jelent, ugyanakkor rendkívül hasznos edzést nyújt az agy számára.</w:t>
      </w:r>
      <w:r w:rsidR="00027D68">
        <w:t xml:space="preserve"> Ezek a típusú játékok intenzíven fejlesztik a térbeli tájékozódás képességét, ami alapvetően szerepet játszik az életünkben.</w:t>
      </w:r>
    </w:p>
    <w:p w14:paraId="61EA3EA7" w14:textId="4D61E61E" w:rsidR="00027D68" w:rsidRPr="00027D68" w:rsidRDefault="00027D68" w:rsidP="00027D68">
      <w:pPr>
        <w:ind w:firstLine="0"/>
      </w:pPr>
      <w:r>
        <w:t xml:space="preserve">Sok már elkészült tanulmány és kutatás bizonyította, hogy </w:t>
      </w:r>
      <w:r w:rsidRPr="00027D68">
        <w:t>hogyan segíti a 3D-s videojátékok használata a térbeli memória</w:t>
      </w:r>
      <w:r>
        <w:t xml:space="preserve"> és navigációs képességek</w:t>
      </w:r>
      <w:r w:rsidRPr="00027D68">
        <w:t xml:space="preserve"> működésének fejlődését.</w:t>
      </w:r>
      <w:r w:rsidR="00B34026">
        <w:t xml:space="preserve"> Napjaink 3D-s játékaiban elengedhetetlen a vizuális térben való koordináció és a mentális térképezés, ezért aki gyakran játszik ilyen videójátékokkal az előbb hozzászokik egy másik játék irányításához is.</w:t>
      </w:r>
    </w:p>
    <w:p w14:paraId="73D552F9" w14:textId="7BFC7D61" w:rsidR="00027D68" w:rsidRPr="00027D68" w:rsidRDefault="00027D68" w:rsidP="00027D68">
      <w:pPr>
        <w:ind w:firstLine="0"/>
      </w:pPr>
      <w:r>
        <w:t>Ezen labirintus esetében az első cél az átjutás majd a feladat teljesítése. A játék során a játékos miután eljutott az útvesztő végére (amit külön színű fal jelez) besétálva elindít egy időzítőt, illetve beindítja a feladat nehézségéért felelő mechanizmusokat. Pontosítva 5 gombot jelenít meg elhelyezve a labirintuson belül, amiből 4 „rossz” és 1 „jó”. A rossz gombok megnyomásakor a gomb eltűnik és az időzítő megy tovább. Jó gomb megnyomásakor az időzítő megáll és a játék szöveges visszajelzést küld a játék végét jelezvén.</w:t>
      </w:r>
    </w:p>
    <w:p w14:paraId="3EA0BF2E" w14:textId="77777777" w:rsidR="00FA3FAA" w:rsidRDefault="00FA3FAA" w:rsidP="003D52B4">
      <w:pPr>
        <w:ind w:firstLine="0"/>
      </w:pPr>
    </w:p>
    <w:p w14:paraId="02C141A9" w14:textId="097E7E91" w:rsidR="0077743F" w:rsidRDefault="0077743F" w:rsidP="0077743F">
      <w:pPr>
        <w:pStyle w:val="Cmsor2"/>
        <w:rPr>
          <w:ins w:id="244" w:author="Gamerek Nonstop" w:date="2024-12-05T22:12:00Z"/>
        </w:rPr>
      </w:pPr>
      <w:ins w:id="245" w:author="Gamerek Nonstop" w:date="2024-12-05T22:12:00Z">
        <w:r>
          <w:t>Mappastruktúra összeállítása</w:t>
        </w:r>
      </w:ins>
    </w:p>
    <w:p w14:paraId="2ABC02E9" w14:textId="52547590" w:rsidR="000704EF" w:rsidRDefault="0077743F" w:rsidP="000704EF">
      <w:pPr>
        <w:pStyle w:val="Firstparagraph"/>
        <w:rPr>
          <w:ins w:id="246" w:author="Gamerek Nonstop" w:date="2024-12-05T22:19:00Z"/>
          <w:noProof/>
        </w:rPr>
      </w:pPr>
      <w:ins w:id="247" w:author="Gamerek Nonstop" w:date="2024-12-05T22:13:00Z">
        <w:r>
          <w:t>A mappák elrendezése a játék tényleges fejlesztésének első aspektusa</w:t>
        </w:r>
      </w:ins>
      <w:ins w:id="248" w:author="Gamerek Nonstop" w:date="2024-12-05T22:14:00Z">
        <w:r w:rsidR="000704EF">
          <w:t xml:space="preserve">. A különböző elemek későbbi átláthatósága miatt olyan rendszert kell </w:t>
        </w:r>
      </w:ins>
      <w:ins w:id="249" w:author="Gamerek Nonstop" w:date="2024-12-05T22:19:00Z">
        <w:r w:rsidR="000704EF">
          <w:t>felépíteni,</w:t>
        </w:r>
      </w:ins>
      <w:ins w:id="250" w:author="Gamerek Nonstop" w:date="2024-12-05T22:15:00Z">
        <w:r w:rsidR="000704EF">
          <w:t xml:space="preserve"> ami később is konzisztens tud </w:t>
        </w:r>
      </w:ins>
      <w:ins w:id="251" w:author="Gamerek Nonstop" w:date="2024-12-05T22:18:00Z">
        <w:r w:rsidR="000704EF">
          <w:t>maradni,</w:t>
        </w:r>
      </w:ins>
      <w:ins w:id="252" w:author="Gamerek Nonstop" w:date="2024-12-05T22:15:00Z">
        <w:r w:rsidR="000704EF">
          <w:t xml:space="preserve"> még ha 1000-es nagyságú is a projekt importált vagy létrehozott objektumainak nagysága.</w:t>
        </w:r>
      </w:ins>
      <w:ins w:id="253" w:author="Gamerek Nonstop" w:date="2024-12-05T22:19:00Z">
        <w:r w:rsidR="000704EF" w:rsidRPr="000704EF">
          <w:rPr>
            <w:noProof/>
          </w:rPr>
          <w:t xml:space="preserve"> </w:t>
        </w:r>
      </w:ins>
    </w:p>
    <w:p w14:paraId="7832E961" w14:textId="570FC619" w:rsidR="000704EF" w:rsidRDefault="000704EF" w:rsidP="000704EF">
      <w:pPr>
        <w:rPr>
          <w:ins w:id="254" w:author="Gamerek Nonstop" w:date="2024-12-05T22:21:00Z"/>
        </w:rPr>
      </w:pPr>
      <w:ins w:id="255" w:author="Gamerek Nonstop" w:date="2024-12-05T22:19:00Z">
        <w:r>
          <w:lastRenderedPageBreak/>
          <w:t>A</w:t>
        </w:r>
        <w:r w:rsidR="00F35DBA">
          <w:t xml:space="preserve"> számomra fontos alap</w:t>
        </w:r>
      </w:ins>
      <w:ins w:id="256" w:author="Gamerek Nonstop" w:date="2024-12-05T22:20:00Z">
        <w:r w:rsidR="00F35DBA">
          <w:t>vető mappák a következő képpen kell, hogy elemeket tároljanak</w:t>
        </w:r>
      </w:ins>
      <w:ins w:id="257" w:author="Gamerek Nonstop" w:date="2024-12-05T22:21:00Z">
        <w:r w:rsidR="00F35DBA">
          <w:t>:</w:t>
        </w:r>
      </w:ins>
    </w:p>
    <w:p w14:paraId="3C57D152" w14:textId="77777777" w:rsidR="00F35DBA" w:rsidRDefault="00F35DBA" w:rsidP="00F35DBA">
      <w:pPr>
        <w:pStyle w:val="Listaszerbekezds"/>
        <w:numPr>
          <w:ilvl w:val="0"/>
          <w:numId w:val="26"/>
        </w:numPr>
        <w:rPr>
          <w:ins w:id="258" w:author="Gamerek Nonstop" w:date="2024-12-05T22:21:00Z"/>
        </w:rPr>
      </w:pPr>
      <w:ins w:id="259" w:author="Gamerek Nonstop" w:date="2024-12-05T22:21:00Z">
        <w:r>
          <w:t>3D elemek mappája</w:t>
        </w:r>
      </w:ins>
    </w:p>
    <w:p w14:paraId="39140403" w14:textId="4F28FCFE" w:rsidR="00F35DBA" w:rsidRDefault="00F35DBA" w:rsidP="00F35DBA">
      <w:pPr>
        <w:pStyle w:val="Listaszerbekezds"/>
        <w:numPr>
          <w:ilvl w:val="0"/>
          <w:numId w:val="26"/>
        </w:numPr>
        <w:rPr>
          <w:ins w:id="260" w:author="Gamerek Nonstop" w:date="2024-12-05T22:21:00Z"/>
        </w:rPr>
      </w:pPr>
      <w:ins w:id="261" w:author="Gamerek Nonstop" w:date="2024-12-05T22:21:00Z">
        <w:r>
          <w:t>Script-ek mappája</w:t>
        </w:r>
      </w:ins>
    </w:p>
    <w:p w14:paraId="5E231A4E" w14:textId="4DCA4D38" w:rsidR="00F35DBA" w:rsidRDefault="00F35DBA" w:rsidP="00F35DBA">
      <w:pPr>
        <w:pStyle w:val="Listaszerbekezds"/>
        <w:numPr>
          <w:ilvl w:val="0"/>
          <w:numId w:val="26"/>
        </w:numPr>
        <w:rPr>
          <w:ins w:id="262" w:author="Gamerek Nonstop" w:date="2024-12-05T22:21:00Z"/>
        </w:rPr>
      </w:pPr>
      <w:ins w:id="263" w:author="Gamerek Nonstop" w:date="2024-12-05T22:21:00Z">
        <w:r>
          <w:t>Rendering mappa</w:t>
        </w:r>
      </w:ins>
    </w:p>
    <w:p w14:paraId="1299206A" w14:textId="17CF03E3" w:rsidR="00F35DBA" w:rsidRDefault="00F35DBA" w:rsidP="00F35DBA">
      <w:pPr>
        <w:pStyle w:val="Listaszerbekezds"/>
        <w:numPr>
          <w:ilvl w:val="0"/>
          <w:numId w:val="26"/>
        </w:numPr>
        <w:rPr>
          <w:ins w:id="264" w:author="Gamerek Nonstop" w:date="2024-12-05T22:21:00Z"/>
        </w:rPr>
      </w:pPr>
      <w:ins w:id="265" w:author="Gamerek Nonstop" w:date="2024-12-05T22:21:00Z">
        <w:r>
          <w:t>Sceen-ek mappája</w:t>
        </w:r>
      </w:ins>
    </w:p>
    <w:p w14:paraId="4AF4E93E" w14:textId="6EEAB986" w:rsidR="00F35DBA" w:rsidRDefault="00F35DBA" w:rsidP="00F35DBA">
      <w:pPr>
        <w:pStyle w:val="Listaszerbekezds"/>
        <w:numPr>
          <w:ilvl w:val="0"/>
          <w:numId w:val="26"/>
        </w:numPr>
        <w:rPr>
          <w:ins w:id="266" w:author="Gamerek Nonstop" w:date="2024-12-05T22:22:00Z"/>
        </w:rPr>
      </w:pPr>
      <w:ins w:id="267" w:author="Gamerek Nonstop" w:date="2024-12-05T22:21:00Z">
        <w:r>
          <w:t>Sprie-ok mappá</w:t>
        </w:r>
      </w:ins>
      <w:ins w:id="268" w:author="Gamerek Nonstop" w:date="2024-12-05T22:22:00Z">
        <w:r>
          <w:t>ja</w:t>
        </w:r>
      </w:ins>
    </w:p>
    <w:p w14:paraId="5FC8F19E" w14:textId="0971CDE9" w:rsidR="00F35DBA" w:rsidRDefault="00F35DBA" w:rsidP="00F35DBA">
      <w:pPr>
        <w:pStyle w:val="Listaszerbekezds"/>
        <w:numPr>
          <w:ilvl w:val="0"/>
          <w:numId w:val="26"/>
        </w:numPr>
        <w:rPr>
          <w:ins w:id="269" w:author="Gamerek Nonstop" w:date="2024-12-05T22:22:00Z"/>
        </w:rPr>
      </w:pPr>
      <w:ins w:id="270" w:author="Gamerek Nonstop" w:date="2024-12-05T22:22:00Z">
        <w:r>
          <w:t>Material-ok mappája</w:t>
        </w:r>
      </w:ins>
    </w:p>
    <w:p w14:paraId="22A30696" w14:textId="37AEEE8C" w:rsidR="00F35DBA" w:rsidRDefault="00F35DBA" w:rsidP="00F35DBA">
      <w:pPr>
        <w:pStyle w:val="Listaszerbekezds"/>
        <w:numPr>
          <w:ilvl w:val="0"/>
          <w:numId w:val="26"/>
        </w:numPr>
        <w:rPr>
          <w:ins w:id="271" w:author="Gamerek Nonstop" w:date="2024-12-05T22:22:00Z"/>
        </w:rPr>
      </w:pPr>
      <w:ins w:id="272" w:author="Gamerek Nonstop" w:date="2024-12-05T22:22:00Z">
        <w:r>
          <w:t>Audio fájlok mappája</w:t>
        </w:r>
      </w:ins>
    </w:p>
    <w:p w14:paraId="3799C5A7" w14:textId="0E971ECE" w:rsidR="00F35DBA" w:rsidRDefault="00F35DBA">
      <w:pPr>
        <w:pStyle w:val="Listaszerbekezds"/>
        <w:numPr>
          <w:ilvl w:val="0"/>
          <w:numId w:val="26"/>
        </w:numPr>
        <w:rPr>
          <w:ins w:id="273" w:author="Gamerek Nonstop" w:date="2024-12-05T22:23:00Z"/>
        </w:rPr>
        <w:pPrChange w:id="274" w:author="Gamerek Nonstop" w:date="2024-12-05T22:24:00Z">
          <w:pPr/>
        </w:pPrChange>
      </w:pPr>
      <w:ins w:id="275" w:author="Gamerek Nonstop" w:date="2024-12-05T22:19:00Z"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2525F493" wp14:editId="5D0362EB">
              <wp:simplePos x="0" y="0"/>
              <wp:positionH relativeFrom="page">
                <wp:posOffset>3332480</wp:posOffset>
              </wp:positionH>
              <wp:positionV relativeFrom="paragraph">
                <wp:posOffset>226060</wp:posOffset>
              </wp:positionV>
              <wp:extent cx="1649730" cy="3324225"/>
              <wp:effectExtent l="0" t="0" r="7620" b="952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49730" cy="3324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276" w:author="Gamerek Nonstop" w:date="2024-12-05T22:22:00Z">
        <w:r>
          <w:t>Package-ek mappája</w:t>
        </w:r>
      </w:ins>
    </w:p>
    <w:p w14:paraId="7624652D" w14:textId="77777777" w:rsidR="00F35DBA" w:rsidRDefault="00F35DBA" w:rsidP="00F35DBA">
      <w:pPr>
        <w:pStyle w:val="Kpalrs"/>
        <w:rPr>
          <w:ins w:id="277" w:author="Gamerek Nonstop" w:date="2024-12-05T22:24:00Z"/>
        </w:rPr>
      </w:pPr>
      <w:ins w:id="278" w:author="Gamerek Nonstop" w:date="2024-12-05T22:23:00Z">
        <w:r>
          <w:tab/>
          <w:t xml:space="preserve">4.ábra: </w:t>
        </w:r>
      </w:ins>
      <w:ins w:id="279" w:author="Gamerek Nonstop" w:date="2024-12-05T22:24:00Z">
        <w:r>
          <w:t>Projekt mappastruktúrája</w:t>
        </w:r>
      </w:ins>
    </w:p>
    <w:p w14:paraId="0C373535" w14:textId="77777777" w:rsidR="00F35DBA" w:rsidRDefault="00F35DBA" w:rsidP="00F35DBA">
      <w:pPr>
        <w:rPr>
          <w:ins w:id="280" w:author="Gamerek Nonstop" w:date="2024-12-05T22:24:00Z"/>
        </w:rPr>
      </w:pPr>
    </w:p>
    <w:p w14:paraId="73A40271" w14:textId="77777777" w:rsidR="00F35DBA" w:rsidRDefault="00F35DBA" w:rsidP="00F35DBA">
      <w:pPr>
        <w:rPr>
          <w:ins w:id="281" w:author="Gamerek Nonstop" w:date="2024-12-05T22:26:00Z"/>
        </w:rPr>
      </w:pPr>
      <w:ins w:id="282" w:author="Gamerek Nonstop" w:date="2024-12-05T22:24:00Z">
        <w:r>
          <w:t>Ezek</w:t>
        </w:r>
      </w:ins>
      <w:ins w:id="283" w:author="Gamerek Nonstop" w:date="2024-12-05T22:25:00Z">
        <w:r>
          <w:t xml:space="preserve"> által tökéletesen el lehet </w:t>
        </w:r>
      </w:ins>
      <w:ins w:id="284" w:author="Gamerek Nonstop" w:date="2024-12-05T22:26:00Z">
        <w:r>
          <w:t>tájékozódni,</w:t>
        </w:r>
      </w:ins>
      <w:ins w:id="285" w:author="Gamerek Nonstop" w:date="2024-12-05T22:25:00Z">
        <w:r>
          <w:t xml:space="preserve"> ha új elem beillesztésére esne sor vagy egy már felhasznált elemen kellene finomítani. </w:t>
        </w:r>
      </w:ins>
      <w:ins w:id="286" w:author="Gamerek Nonstop" w:date="2024-12-05T22:26:00Z">
        <w:r>
          <w:t>A scripteket</w:t>
        </w:r>
      </w:ins>
      <w:ins w:id="287" w:author="Gamerek Nonstop" w:date="2024-12-05T22:25:00Z">
        <w:r>
          <w:t xml:space="preserve"> </w:t>
        </w:r>
      </w:ins>
      <w:ins w:id="288" w:author="Gamerek Nonstop" w:date="2024-12-05T22:26:00Z">
        <w:r>
          <w:t>szintenként külön</w:t>
        </w:r>
      </w:ins>
      <w:ins w:id="289" w:author="Gamerek Nonstop" w:date="2024-12-05T22:25:00Z">
        <w:r>
          <w:t xml:space="preserve"> mappába tettem mivel így a logikák nem keverednek és egy-egy já</w:t>
        </w:r>
      </w:ins>
      <w:ins w:id="290" w:author="Gamerek Nonstop" w:date="2024-12-05T22:26:00Z">
        <w:r>
          <w:t>tékelemhez könnyebben megtalálom a hozzá tartozó script fájlt.</w:t>
        </w:r>
      </w:ins>
    </w:p>
    <w:p w14:paraId="6B468D7A" w14:textId="77777777" w:rsidR="00F35DBA" w:rsidRDefault="00F35DBA" w:rsidP="00F35DBA">
      <w:pPr>
        <w:pStyle w:val="Cmsor2"/>
        <w:rPr>
          <w:ins w:id="291" w:author="Gamerek Nonstop" w:date="2024-12-05T22:26:00Z"/>
        </w:rPr>
      </w:pPr>
      <w:ins w:id="292" w:author="Gamerek Nonstop" w:date="2024-12-05T22:26:00Z">
        <w:r>
          <w:t>Kiválasztott script nyelv</w:t>
        </w:r>
      </w:ins>
    </w:p>
    <w:p w14:paraId="691DB3B5" w14:textId="77777777" w:rsidR="00F35DBA" w:rsidRDefault="00F35DBA" w:rsidP="00F35DBA">
      <w:pPr>
        <w:pStyle w:val="Firstparagraph"/>
        <w:rPr>
          <w:ins w:id="293" w:author="Gamerek Nonstop" w:date="2024-12-05T22:29:00Z"/>
        </w:rPr>
      </w:pPr>
      <w:ins w:id="294" w:author="Gamerek Nonstop" w:date="2024-12-05T22:26:00Z">
        <w:r>
          <w:t>A Uni</w:t>
        </w:r>
      </w:ins>
      <w:ins w:id="295" w:author="Gamerek Nonstop" w:date="2024-12-05T22:27:00Z">
        <w:r>
          <w:t xml:space="preserve">ty -ben való fejlesztés miatt egyértelműen a C# nyelvet kellett választanom mivel a környezet ezt a nyelvet támogatja. Számomra nem újdonság a nyelv mivel korábban </w:t>
        </w:r>
        <w:r>
          <w:lastRenderedPageBreak/>
          <w:t xml:space="preserve">foglalkoztam már </w:t>
        </w:r>
      </w:ins>
      <w:ins w:id="296" w:author="Gamerek Nonstop" w:date="2024-12-05T22:28:00Z">
        <w:r>
          <w:t>Dekstop alkalmazás fejlesztésével és játék fejlesztésével is, viszont rengeteget fejlődött az évek alatt ezért érdemes volt elsajátítanom az újdonságokat a kódolás logikájának felé</w:t>
        </w:r>
      </w:ins>
      <w:ins w:id="297" w:author="Gamerek Nonstop" w:date="2024-12-05T22:29:00Z">
        <w:r>
          <w:t>pítése végett.</w:t>
        </w:r>
      </w:ins>
    </w:p>
    <w:p w14:paraId="11462900" w14:textId="706E091C" w:rsidR="00CE10BE" w:rsidRDefault="00F35DBA" w:rsidP="00CE10BE">
      <w:pPr>
        <w:rPr>
          <w:ins w:id="298" w:author="Gamerek Nonstop" w:date="2024-12-05T22:37:00Z"/>
        </w:rPr>
      </w:pPr>
      <w:ins w:id="299" w:author="Gamerek Nonstop" w:date="2024-12-05T22:29:00Z">
        <w:r>
          <w:t xml:space="preserve">A környezet könnyen összekapcsolható a </w:t>
        </w:r>
      </w:ins>
      <w:ins w:id="300" w:author="Gamerek Nonstop" w:date="2024-12-05T22:30:00Z">
        <w:r w:rsidR="00CE10BE">
          <w:t>„</w:t>
        </w:r>
      </w:ins>
      <w:ins w:id="301" w:author="Gamerek Nonstop" w:date="2024-12-05T22:29:00Z">
        <w:r>
          <w:t>Visual Studio</w:t>
        </w:r>
      </w:ins>
      <w:ins w:id="302" w:author="Gamerek Nonstop" w:date="2024-12-05T22:30:00Z">
        <w:r w:rsidR="00CE10BE">
          <w:t>”</w:t>
        </w:r>
      </w:ins>
      <w:ins w:id="303" w:author="Gamerek Nonstop" w:date="2024-12-05T22:29:00Z">
        <w:r>
          <w:t xml:space="preserve"> -</w:t>
        </w:r>
      </w:ins>
      <w:ins w:id="304" w:author="Gamerek Nonstop" w:date="2024-12-05T22:30:00Z">
        <w:r w:rsidR="00CE10BE">
          <w:t>val,</w:t>
        </w:r>
      </w:ins>
      <w:ins w:id="305" w:author="Gamerek Nonstop" w:date="2024-12-05T22:29:00Z">
        <w:r>
          <w:t xml:space="preserve"> ami pár alapvető import beállítással könnyed hozzáférést biztosít azokhoz az </w:t>
        </w:r>
      </w:ins>
      <w:ins w:id="306" w:author="Gamerek Nonstop" w:date="2024-12-05T22:30:00Z">
        <w:r w:rsidR="00CE10BE">
          <w:t>eszközökhöz,</w:t>
        </w:r>
      </w:ins>
      <w:ins w:id="307" w:author="Gamerek Nonstop" w:date="2024-12-05T22:29:00Z">
        <w:r>
          <w:t xml:space="preserve"> amikre </w:t>
        </w:r>
      </w:ins>
      <w:ins w:id="308" w:author="Gamerek Nonstop" w:date="2024-12-05T22:30:00Z">
        <w:r w:rsidR="00CE10BE">
          <w:t>például a 3 dimenziós térben való koordináláshoz vagy a játékos interakcióinak lekezeléséhez nekem szükségem volt.</w:t>
        </w:r>
      </w:ins>
      <w:ins w:id="309" w:author="Gamerek Nonstop" w:date="2024-12-05T22:31:00Z">
        <w:r w:rsidR="00CE10BE">
          <w:t xml:space="preserve"> Így biztosítva volt minden </w:t>
        </w:r>
      </w:ins>
      <w:ins w:id="310" w:author="Gamerek Nonstop" w:date="2024-12-05T22:35:00Z">
        <w:r w:rsidR="00CE10BE">
          <w:t>ahhoz,</w:t>
        </w:r>
      </w:ins>
      <w:ins w:id="311" w:author="Gamerek Nonstop" w:date="2024-12-05T22:31:00Z">
        <w:r w:rsidR="00CE10BE">
          <w:t xml:space="preserve"> hogy megkezdjem a fejlesztést.</w:t>
        </w:r>
      </w:ins>
    </w:p>
    <w:p w14:paraId="486061DF" w14:textId="0E7EC355" w:rsidR="00CE10BE" w:rsidRDefault="000B6A94">
      <w:pPr>
        <w:pStyle w:val="Cmsor2"/>
        <w:rPr>
          <w:ins w:id="312" w:author="Gamerek Nonstop" w:date="2024-12-05T22:31:00Z"/>
        </w:rPr>
        <w:pPrChange w:id="313" w:author="Gamerek Nonstop" w:date="2024-12-05T22:38:00Z">
          <w:pPr/>
        </w:pPrChange>
      </w:pPr>
      <w:r>
        <w:t>Alapvető játékos irányítás</w:t>
      </w:r>
    </w:p>
    <w:p w14:paraId="6CB5E4B4" w14:textId="338F7D82" w:rsidR="00CE10BE" w:rsidRDefault="00CE10BE" w:rsidP="00CE10BE">
      <w:ins w:id="314" w:author="Gamerek Nonstop" w:date="2024-12-05T22:31:00Z">
        <w:r>
          <w:t>Kezdetben egy mozgási funkciót szerettem volna adni a Player-nek</w:t>
        </w:r>
      </w:ins>
      <w:ins w:id="315" w:author="Gamerek Nonstop" w:date="2024-12-05T22:32:00Z">
        <w:r>
          <w:t xml:space="preserve">, így kiválasztottam egy nekem szimpatikus 3D elemet, adtam hozzá megfelelő fizikai beállítást és </w:t>
        </w:r>
      </w:ins>
      <w:ins w:id="316" w:author="Gamerek Nonstop" w:date="2024-12-05T22:35:00Z">
        <w:r>
          <w:t>Collider-eket,</w:t>
        </w:r>
      </w:ins>
      <w:ins w:id="317" w:author="Gamerek Nonstop" w:date="2024-12-05T22:32:00Z">
        <w:r>
          <w:t xml:space="preserve"> hogy érintkezni tudjon a környezeti elemeivel majd egy script se</w:t>
        </w:r>
      </w:ins>
      <w:ins w:id="318" w:author="Gamerek Nonstop" w:date="2024-12-05T22:33:00Z">
        <w:r>
          <w:t xml:space="preserve">gítségével megadtam neki az alapvető irányító </w:t>
        </w:r>
      </w:ins>
      <w:ins w:id="319" w:author="Gamerek Nonstop" w:date="2024-12-05T22:35:00Z">
        <w:r>
          <w:t>billentyűket,</w:t>
        </w:r>
      </w:ins>
      <w:ins w:id="320" w:author="Gamerek Nonstop" w:date="2024-12-05T22:33:00Z">
        <w:r>
          <w:t xml:space="preserve"> amik </w:t>
        </w:r>
      </w:ins>
      <w:ins w:id="321" w:author="Gamerek Nonstop" w:date="2024-12-05T22:34:00Z">
        <w:r>
          <w:t xml:space="preserve">mozgásnál </w:t>
        </w:r>
      </w:ins>
      <w:ins w:id="322" w:author="Gamerek Nonstop" w:date="2024-12-05T22:33:00Z">
        <w:r>
          <w:t>az én esetemben a „WASD”</w:t>
        </w:r>
      </w:ins>
      <w:r w:rsidR="00C05535">
        <w:t xml:space="preserve"> és a nyilak</w:t>
      </w:r>
      <w:ins w:id="323" w:author="Gamerek Nonstop" w:date="2024-12-05T22:33:00Z">
        <w:r>
          <w:t xml:space="preserve"> </w:t>
        </w:r>
      </w:ins>
      <w:ins w:id="324" w:author="Gamerek Nonstop" w:date="2024-12-05T22:34:00Z">
        <w:r>
          <w:t>voltak, interaktáláskor a</w:t>
        </w:r>
      </w:ins>
      <w:ins w:id="325" w:author="Gamerek Nonstop" w:date="2024-12-05T22:33:00Z">
        <w:r>
          <w:t xml:space="preserve"> „bal </w:t>
        </w:r>
      </w:ins>
      <w:ins w:id="326" w:author="Gamerek Nonstop" w:date="2024-12-05T22:35:00Z">
        <w:r>
          <w:t>kattintás” -</w:t>
        </w:r>
      </w:ins>
      <w:ins w:id="327" w:author="Gamerek Nonstop" w:date="2024-12-05T22:34:00Z">
        <w:r>
          <w:t xml:space="preserve">al érzékelt a program </w:t>
        </w:r>
      </w:ins>
      <w:ins w:id="328" w:author="Gamerek Nonstop" w:date="2024-12-05T22:33:00Z">
        <w:r>
          <w:t xml:space="preserve">és </w:t>
        </w:r>
      </w:ins>
      <w:ins w:id="329" w:author="Gamerek Nonstop" w:date="2024-12-05T22:35:00Z">
        <w:r>
          <w:t>a „</w:t>
        </w:r>
      </w:ins>
      <w:ins w:id="330" w:author="Gamerek Nonstop" w:date="2024-12-05T22:33:00Z">
        <w:r>
          <w:t>LE</w:t>
        </w:r>
      </w:ins>
      <w:ins w:id="331" w:author="Gamerek Nonstop" w:date="2024-12-05T22:34:00Z">
        <w:r>
          <w:t xml:space="preserve">FT </w:t>
        </w:r>
      </w:ins>
      <w:ins w:id="332" w:author="Gamerek Nonstop" w:date="2024-12-05T22:35:00Z">
        <w:r>
          <w:t>SHIFT” -</w:t>
        </w:r>
      </w:ins>
      <w:ins w:id="333" w:author="Gamerek Nonstop" w:date="2024-12-05T22:34:00Z">
        <w:r>
          <w:t>el egy futás opciót is adtam a játékosnak.</w:t>
        </w:r>
      </w:ins>
    </w:p>
    <w:p w14:paraId="4535ACAE" w14:textId="0AA01181" w:rsidR="00994078" w:rsidRDefault="00994078" w:rsidP="00994078">
      <w:pPr>
        <w:ind w:firstLine="0"/>
        <w:rPr>
          <w:ins w:id="334" w:author="Gamerek Nonstop" w:date="2024-12-05T22:35:00Z"/>
        </w:rPr>
      </w:pPr>
      <w:r w:rsidRPr="00994078">
        <w:rPr>
          <w:noProof/>
        </w:rPr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script írásakor figyelembe kellett vennem a fizikai hatásokat a játékos objektumra, illetve az ütközést a különböző objektumokkal. A változók meghatározásakor ez is kulcsfontosságú volt.</w:t>
      </w:r>
    </w:p>
    <w:p w14:paraId="6DCD2C27" w14:textId="102191C0" w:rsidR="00CE10BE" w:rsidRDefault="00CE10BE">
      <w:pPr>
        <w:pStyle w:val="Kpalrs"/>
      </w:pPr>
      <w:ins w:id="335" w:author="Gamerek Nonstop" w:date="2024-12-05T22:36:00Z">
        <w:r>
          <w:t>5.ábra: FPS_Controller script</w:t>
        </w:r>
      </w:ins>
      <w:r w:rsidR="0032797B">
        <w:t xml:space="preserve"> részlet</w:t>
      </w:r>
    </w:p>
    <w:p w14:paraId="485840BE" w14:textId="4AE19189" w:rsidR="003E30DA" w:rsidRDefault="00994078" w:rsidP="00994078">
      <w:pPr>
        <w:ind w:firstLine="0"/>
      </w:pPr>
      <w:r>
        <w:t>A kamera objektum alapvetően „playerCamera”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</w:t>
      </w:r>
      <w:r w:rsidR="004E317F">
        <w:lastRenderedPageBreak/>
        <w:t xml:space="preserve">közvetlen irányításához. A „player” karakteren ezen kívül még úgynevezett „Capsule”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az objektumnak tartalmaznia kell egy Mesh </w:t>
      </w:r>
      <w:r w:rsidR="000B6A94">
        <w:t>Renderer-t,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Capsule Collider-t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23EB7380" w:rsidR="00994078" w:rsidRDefault="003E30DA" w:rsidP="00994078">
      <w:pPr>
        <w:ind w:firstLine="0"/>
      </w:pPr>
      <w:r>
        <w:t xml:space="preserve">Az alap értékek meghatározásakor fontosak voltak még a képen látható „walkSpeed” és </w:t>
      </w:r>
      <w:r w:rsidR="000B6A94">
        <w:t>„runSpeed”,</w:t>
      </w:r>
      <w:r>
        <w:t xml:space="preserve"> ami a mozgás sebességét hivatott meghatározni. Ahogy a „lookSpeed” és a „lookXLimit” pedig a körbetekintésnek a paramétereit határozzák meg, pontosabban a sebességét és az arányát.</w:t>
      </w:r>
    </w:p>
    <w:p w14:paraId="06C6A65D" w14:textId="1A6C4730" w:rsidR="003E30DA" w:rsidRDefault="003E30DA" w:rsidP="00994078">
      <w:pPr>
        <w:ind w:firstLine="0"/>
      </w:pPr>
      <w:r w:rsidRPr="003E30DA">
        <w:rPr>
          <w:noProof/>
        </w:rPr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további kódok szempontjából fontos volt még a „canMove” </w:t>
      </w:r>
      <w:r w:rsidR="00193BA4">
        <w:t>változó,</w:t>
      </w:r>
      <w:r>
        <w:t xml:space="preserve"> ami </w:t>
      </w:r>
      <w:r w:rsidR="00193BA4">
        <w:t>engedélyezni,</w:t>
      </w:r>
      <w:r>
        <w:t xml:space="preserve"> illetve letiltani tudja a játékos mozgását. Ennek az átállítása csak akkor fontos amikor olyan környezeti hatás történik a </w:t>
      </w:r>
      <w:r w:rsidR="00193BA4">
        <w:t>játékossal,</w:t>
      </w:r>
      <w:r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12F41FEA" w:rsidR="003E30DA" w:rsidRDefault="003E30DA" w:rsidP="003E30DA">
      <w:pPr>
        <w:pStyle w:val="Kpalrs"/>
      </w:pPr>
      <w:ins w:id="336" w:author="Gamerek Nonstop" w:date="2024-12-05T22:36:00Z">
        <w:r>
          <w:t xml:space="preserve">5.ábra: </w:t>
        </w:r>
      </w:ins>
      <w:r>
        <w:t xml:space="preserve">részlet </w:t>
      </w:r>
      <w:r w:rsidR="0032797B">
        <w:t>TriggerZoneForWindow</w:t>
      </w:r>
      <w:ins w:id="337" w:author="Gamerek Nonstop" w:date="2024-12-05T22:36:00Z">
        <w:r>
          <w:t xml:space="preserve"> script</w:t>
        </w:r>
      </w:ins>
      <w:r w:rsidR="0032797B">
        <w:t xml:space="preserve"> részlet</w:t>
      </w:r>
    </w:p>
    <w:p w14:paraId="3A79144C" w14:textId="6A3E07BC" w:rsidR="00193BA4" w:rsidRDefault="00193BA4" w:rsidP="00193BA4">
      <w:pPr>
        <w:ind w:firstLine="0"/>
      </w:pPr>
      <w:r>
        <w:t xml:space="preserve">Ebben a script részletben pont ennek az alkalmazására lehet látni egy példát. A kód önmagában egy üres objektumhoz van kapcsolva, amin kizárólag egy „Box Collider”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60F47088" w14:textId="32FC85DA" w:rsidR="00346DB6" w:rsidRPr="00193BA4" w:rsidRDefault="00346DB6" w:rsidP="00193BA4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hívódik meg amikor a játékos rányom a „Rendben” </w:t>
      </w:r>
      <w:r w:rsidR="000B6A94">
        <w:t>gombra,</w:t>
      </w:r>
      <w:r>
        <w:t xml:space="preserve"> ami bezárja a moduláris ablakot. Elsőnek ellenőrzi, hogy létezik-e a </w:t>
      </w:r>
      <w:r>
        <w:lastRenderedPageBreak/>
        <w:t>játékost irányító script az adott pályán, ez hibakezelési szempontból fontos. Amikor érzékelte a játékost, mint elemet és a hozzá tartozó script-et, azonnal meghívja a „CanMoveAgain” függvényt, ami annyit tesz, hogy a boolian változó értékét visszaállítja „true” tehát igaz értékre. Majd alaphelyzetbe állítja a kurzort, hogy a játék további részében ne zavarja a játékmenetet.</w:t>
      </w:r>
    </w:p>
    <w:p w14:paraId="7BA5F64D" w14:textId="77777777" w:rsidR="003E30DA" w:rsidRDefault="003E30DA" w:rsidP="003E30DA">
      <w:pPr>
        <w:pStyle w:val="Kpalrs"/>
      </w:pPr>
    </w:p>
    <w:p w14:paraId="3A9A14B5" w14:textId="6F1C8DCD" w:rsidR="003E30DA" w:rsidRPr="00994078" w:rsidRDefault="003E30DA" w:rsidP="00994078">
      <w:pPr>
        <w:ind w:firstLine="0"/>
      </w:pPr>
    </w:p>
    <w:p w14:paraId="303199C4" w14:textId="77777777" w:rsidR="00B05899" w:rsidRPr="00B05899" w:rsidRDefault="00B05899" w:rsidP="00B05899">
      <w:pPr>
        <w:rPr>
          <w:ins w:id="338" w:author="Gamerek Nonstop" w:date="2024-12-05T22:35:00Z"/>
        </w:rPr>
      </w:pPr>
    </w:p>
    <w:p w14:paraId="3A6429FA" w14:textId="2C5516A8" w:rsidR="00CE10BE" w:rsidRDefault="00CE10BE" w:rsidP="00CE10BE">
      <w:pPr>
        <w:rPr>
          <w:ins w:id="339" w:author="Gamerek Nonstop" w:date="2024-12-05T22:35:00Z"/>
        </w:rPr>
      </w:pPr>
    </w:p>
    <w:p w14:paraId="72ABCAD8" w14:textId="29DDA707" w:rsidR="00373496" w:rsidRDefault="00373496">
      <w:pPr>
        <w:sectPr w:rsidR="00373496" w:rsidSect="009823AA">
          <w:headerReference w:type="default" r:id="rId35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340" w:name="_Toc99107200"/>
      <w:r w:rsidRPr="00674F6E">
        <w:lastRenderedPageBreak/>
        <w:t>Irodalomjegyzék</w:t>
      </w:r>
      <w:bookmarkEnd w:id="340"/>
      <w:commentRangeStart w:id="341"/>
      <w:commentRangeStart w:id="342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343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344">
          <w:tblGrid>
            <w:gridCol w:w="924"/>
            <w:gridCol w:w="2"/>
            <w:gridCol w:w="8469"/>
            <w:gridCol w:w="11"/>
          </w:tblGrid>
        </w:tblGridChange>
      </w:tblGrid>
      <w:tr w:rsidR="00AF2524" w:rsidDel="00EC0D75" w14:paraId="7BD1BA6C" w14:textId="601E11A2" w:rsidTr="0035339C">
        <w:trPr>
          <w:divId w:val="1268612199"/>
          <w:del w:id="345" w:author="Gamerek Nonstop" w:date="2024-12-05T20:24:00Z"/>
          <w:trPrChange w:id="346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47" w:author="Gamerek Nonstop" w:date="2024-12-05T19:26:00Z">
              <w:tcPr>
                <w:tcW w:w="492" w:type="pct"/>
                <w:gridSpan w:val="2"/>
                <w:hideMark/>
              </w:tcPr>
            </w:tcPrChange>
          </w:tcPr>
          <w:p w14:paraId="21175CD5" w14:textId="4B459862" w:rsidR="00AF2524" w:rsidDel="00EC0D75" w:rsidRDefault="00AF2524" w:rsidP="00AF2524">
            <w:pPr>
              <w:pStyle w:val="Irodalomjegyzk"/>
              <w:rPr>
                <w:del w:id="348" w:author="Gamerek Nonstop" w:date="2024-12-05T20:24:00Z"/>
                <w:noProof/>
                <w:szCs w:val="24"/>
                <w:lang w:val="en-GB"/>
              </w:rPr>
            </w:pPr>
            <w:del w:id="349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350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351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352" w:author="Gamerek Nonstop" w:date="2024-12-05T19:26:00Z">
              <w:tcPr>
                <w:tcW w:w="0" w:type="auto"/>
                <w:gridSpan w:val="2"/>
                <w:hideMark/>
              </w:tcPr>
            </w:tcPrChange>
          </w:tcPr>
          <w:p w14:paraId="1D11E48B" w14:textId="2E631793" w:rsidR="00AF2524" w:rsidDel="00901564" w:rsidRDefault="00A90168" w:rsidP="00AF2524">
            <w:pPr>
              <w:pStyle w:val="Irodalomjegyzk"/>
              <w:rPr>
                <w:del w:id="353" w:author="Gamerek Nonstop" w:date="2024-12-05T20:21:00Z"/>
                <w:noProof/>
                <w:lang w:val="en-GB"/>
              </w:rPr>
            </w:pPr>
            <w:del w:id="354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355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356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357" w:author="Gamerek Nonstop" w:date="2024-12-05T20:24:00Z"/>
                <w:lang w:val="en-GB"/>
              </w:rPr>
              <w:pPrChange w:id="358" w:author="Gamerek Nonstop" w:date="2024-12-05T20:21:00Z">
                <w:pPr>
                  <w:framePr w:hSpace="141" w:wrap="around" w:vAnchor="text" w:hAnchor="margin" w:y="-13"/>
                </w:pPr>
              </w:pPrChange>
            </w:pPr>
            <w:del w:id="359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F2524" w:rsidDel="00EC0D75" w14:paraId="78B2BFA0" w14:textId="319C2863" w:rsidTr="0035339C">
        <w:trPr>
          <w:divId w:val="1268612199"/>
          <w:del w:id="360" w:author="Gamerek Nonstop" w:date="2024-12-05T20:24:00Z"/>
          <w:trPrChange w:id="361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62" w:author="Gamerek Nonstop" w:date="2024-12-05T19:26:00Z">
              <w:tcPr>
                <w:tcW w:w="492" w:type="pct"/>
                <w:gridSpan w:val="2"/>
                <w:hideMark/>
              </w:tcPr>
            </w:tcPrChange>
          </w:tcPr>
          <w:p w14:paraId="37E9ABA2" w14:textId="486B0E1A" w:rsidR="00AF2524" w:rsidDel="00EC0D75" w:rsidRDefault="00AF2524" w:rsidP="00AF2524">
            <w:pPr>
              <w:pStyle w:val="Irodalomjegyzk"/>
              <w:rPr>
                <w:del w:id="363" w:author="Gamerek Nonstop" w:date="2024-12-05T20:24:00Z"/>
                <w:noProof/>
              </w:rPr>
            </w:pPr>
            <w:del w:id="364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65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366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  <w:tcPrChange w:id="367" w:author="Gamerek Nonstop" w:date="2024-12-05T19:26:00Z">
              <w:tcPr>
                <w:tcW w:w="0" w:type="auto"/>
                <w:gridSpan w:val="2"/>
              </w:tcPr>
            </w:tcPrChange>
          </w:tcPr>
          <w:p w14:paraId="1A6A3CFF" w14:textId="1BE815E1" w:rsidR="00A90168" w:rsidRPr="00A90168" w:rsidDel="00EC0D75" w:rsidRDefault="00A90168" w:rsidP="00A90168">
            <w:pPr>
              <w:pStyle w:val="Irodalomjegyzk"/>
              <w:rPr>
                <w:del w:id="368" w:author="Gamerek Nonstop" w:date="2024-12-05T20:24:00Z"/>
              </w:rPr>
            </w:pPr>
            <w:del w:id="369" w:author="Gamerek Nonstop" w:date="2024-12-05T20:20:00Z">
              <w:r w:rsidDel="00901564">
                <w:delText>Wikipédia "Vint Cerf" profil</w:delText>
              </w:r>
            </w:del>
            <w:del w:id="370" w:author="Gamerek Nonstop" w:date="2024-12-05T20:24:00Z">
              <w:r w:rsidDel="00EC0D75">
                <w:delText xml:space="preserve"> </w:delText>
              </w:r>
            </w:del>
            <w:del w:id="371" w:author="Gamerek Nonstop" w:date="2024-12-05T20:21:00Z">
              <w:r w:rsidDel="00901564">
                <w:delText>Elérhető</w:delText>
              </w:r>
            </w:del>
            <w:del w:id="372" w:author="Gamerek Nonstop" w:date="2024-12-05T20:24:00Z">
              <w:r w:rsidDel="00EC0D75">
                <w:delText>:</w:delText>
              </w:r>
            </w:del>
            <w:del w:id="373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90168" w:rsidDel="00EC0D75" w14:paraId="73063AFD" w14:textId="6DCB79FB" w:rsidTr="0035339C">
        <w:trPr>
          <w:divId w:val="1268612199"/>
          <w:del w:id="374" w:author="Gamerek Nonstop" w:date="2024-12-05T20:24:00Z"/>
          <w:trPrChange w:id="375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76" w:author="Gamerek Nonstop" w:date="2024-12-05T19:26:00Z">
              <w:tcPr>
                <w:tcW w:w="492" w:type="pct"/>
                <w:gridSpan w:val="2"/>
              </w:tcPr>
            </w:tcPrChange>
          </w:tcPr>
          <w:p w14:paraId="26276D90" w14:textId="7040BB57" w:rsidR="00A90168" w:rsidDel="00EC0D75" w:rsidRDefault="00A90168" w:rsidP="00AF2524">
            <w:pPr>
              <w:pStyle w:val="Irodalomjegyzk"/>
              <w:rPr>
                <w:del w:id="377" w:author="Gamerek Nonstop" w:date="2024-12-05T20:24:00Z"/>
                <w:noProof/>
              </w:rPr>
            </w:pPr>
            <w:del w:id="378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79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380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81" w:author="Gamerek Nonstop" w:date="2024-12-05T19:26:00Z">
              <w:tcPr>
                <w:tcW w:w="0" w:type="auto"/>
                <w:gridSpan w:val="2"/>
              </w:tcPr>
            </w:tcPrChange>
          </w:tcPr>
          <w:p w14:paraId="0731DDB9" w14:textId="1CE15096" w:rsidR="00A90168" w:rsidRPr="0044328F" w:rsidDel="00901564" w:rsidRDefault="00A90168" w:rsidP="00A90168">
            <w:pPr>
              <w:pStyle w:val="Irodalomjegyzk"/>
              <w:rPr>
                <w:del w:id="382" w:author="Gamerek Nonstop" w:date="2024-12-05T20:23:00Z"/>
                <w:noProof/>
              </w:rPr>
            </w:pPr>
            <w:del w:id="383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A90168">
            <w:pPr>
              <w:pStyle w:val="Irodalomjegyzk"/>
              <w:rPr>
                <w:del w:id="384" w:author="Gamerek Nonstop" w:date="2024-12-05T20:24:00Z"/>
                <w:noProof/>
              </w:rPr>
            </w:pPr>
            <w:del w:id="385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90168" w:rsidDel="00EC0D75" w14:paraId="5B5B686D" w14:textId="64C1854F" w:rsidTr="0035339C">
        <w:trPr>
          <w:divId w:val="1268612199"/>
          <w:del w:id="386" w:author="Gamerek Nonstop" w:date="2024-12-05T20:24:00Z"/>
          <w:trPrChange w:id="387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88" w:author="Gamerek Nonstop" w:date="2024-12-05T19:26:00Z">
              <w:tcPr>
                <w:tcW w:w="492" w:type="pct"/>
                <w:gridSpan w:val="2"/>
              </w:tcPr>
            </w:tcPrChange>
          </w:tcPr>
          <w:p w14:paraId="5111EFC0" w14:textId="5662BA91" w:rsidR="00A90168" w:rsidDel="00EC0D75" w:rsidRDefault="00A90168" w:rsidP="00A90168">
            <w:pPr>
              <w:pStyle w:val="Irodalomjegyzk"/>
              <w:rPr>
                <w:del w:id="389" w:author="Gamerek Nonstop" w:date="2024-12-05T20:24:00Z"/>
                <w:noProof/>
              </w:rPr>
            </w:pPr>
            <w:del w:id="390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91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392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93" w:author="Gamerek Nonstop" w:date="2024-12-05T19:26:00Z">
              <w:tcPr>
                <w:tcW w:w="0" w:type="auto"/>
                <w:gridSpan w:val="2"/>
              </w:tcPr>
            </w:tcPrChange>
          </w:tcPr>
          <w:p w14:paraId="38276BB2" w14:textId="56145303" w:rsidR="00A90168" w:rsidDel="00EC0D75" w:rsidRDefault="00A90168" w:rsidP="00A90168">
            <w:pPr>
              <w:pStyle w:val="Irodalomjegyzk"/>
              <w:rPr>
                <w:del w:id="394" w:author="Gamerek Nonstop" w:date="2024-12-05T20:24:00Z"/>
                <w:noProof/>
              </w:rPr>
            </w:pPr>
            <w:del w:id="395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396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397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496"/>
        <w:gridCol w:w="7997"/>
      </w:tblGrid>
      <w:tr w:rsidR="00EC0D75" w14:paraId="21535315" w14:textId="77777777" w:rsidTr="00EC0D75">
        <w:trPr>
          <w:divId w:val="1268612199"/>
          <w:ins w:id="398" w:author="Gamerek Nonstop" w:date="2024-12-05T20:26:00Z"/>
        </w:trPr>
        <w:tc>
          <w:tcPr>
            <w:tcW w:w="292" w:type="pct"/>
            <w:hideMark/>
          </w:tcPr>
          <w:p w14:paraId="0AC028E6" w14:textId="77777777" w:rsidR="00EC0D75" w:rsidRDefault="00EC0D75" w:rsidP="00187156">
            <w:pPr>
              <w:pStyle w:val="Irodalomjegyzk"/>
              <w:rPr>
                <w:ins w:id="399" w:author="Gamerek Nonstop" w:date="2024-12-05T20:26:00Z"/>
                <w:noProof/>
                <w:szCs w:val="24"/>
                <w:lang w:val="en-GB"/>
              </w:rPr>
            </w:pPr>
            <w:ins w:id="400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187156">
            <w:pPr>
              <w:pStyle w:val="Irodalomjegyzk"/>
              <w:rPr>
                <w:ins w:id="401" w:author="Gamerek Nonstop" w:date="2024-12-05T20:26:00Z"/>
                <w:noProof/>
                <w:lang w:val="en-GB"/>
              </w:rPr>
            </w:pPr>
            <w:ins w:id="402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EC0D75">
        <w:trPr>
          <w:divId w:val="1268612199"/>
          <w:ins w:id="403" w:author="Gamerek Nonstop" w:date="2024-12-05T20:26:00Z"/>
        </w:trPr>
        <w:tc>
          <w:tcPr>
            <w:tcW w:w="292" w:type="pct"/>
            <w:hideMark/>
          </w:tcPr>
          <w:p w14:paraId="14A70880" w14:textId="77777777" w:rsidR="00EC0D75" w:rsidRDefault="00EC0D75" w:rsidP="00187156">
            <w:pPr>
              <w:pStyle w:val="Irodalomjegyzk"/>
              <w:rPr>
                <w:ins w:id="404" w:author="Gamerek Nonstop" w:date="2024-12-05T20:26:00Z"/>
                <w:noProof/>
              </w:rPr>
            </w:pPr>
            <w:ins w:id="405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hideMark/>
          </w:tcPr>
          <w:p w14:paraId="66FDCEFE" w14:textId="137CA8E5" w:rsidR="00EC0D75" w:rsidRDefault="00EC0D75" w:rsidP="00187156">
            <w:pPr>
              <w:pStyle w:val="Irodalomjegyzk"/>
              <w:rPr>
                <w:ins w:id="406" w:author="Gamerek Nonstop" w:date="2024-12-05T20:26:00Z"/>
                <w:noProof/>
              </w:rPr>
            </w:pPr>
            <w:ins w:id="407" w:author="Gamerek Nonstop" w:date="2024-12-05T20:26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</w:p>
        </w:tc>
      </w:tr>
      <w:tr w:rsidR="00EC0D75" w14:paraId="3A222786" w14:textId="77777777" w:rsidTr="00EC0D75">
        <w:trPr>
          <w:divId w:val="1268612199"/>
          <w:ins w:id="408" w:author="Gamerek Nonstop" w:date="2024-12-05T20:26:00Z"/>
        </w:trPr>
        <w:tc>
          <w:tcPr>
            <w:tcW w:w="292" w:type="pct"/>
            <w:hideMark/>
          </w:tcPr>
          <w:p w14:paraId="01296AD7" w14:textId="77777777" w:rsidR="00EC0D75" w:rsidRDefault="00EC0D75" w:rsidP="00187156">
            <w:pPr>
              <w:pStyle w:val="Irodalomjegyzk"/>
              <w:rPr>
                <w:ins w:id="409" w:author="Gamerek Nonstop" w:date="2024-12-05T20:26:00Z"/>
                <w:noProof/>
              </w:rPr>
            </w:pPr>
            <w:ins w:id="410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hideMark/>
          </w:tcPr>
          <w:p w14:paraId="2389D835" w14:textId="77777777" w:rsidR="00EC0D75" w:rsidRDefault="00EC0D75" w:rsidP="00EC0D75">
            <w:pPr>
              <w:pStyle w:val="Irodalomjegyzk"/>
              <w:rPr>
                <w:ins w:id="411" w:author="Gamerek Nonstop" w:date="2024-12-05T20:27:00Z"/>
              </w:rPr>
            </w:pPr>
            <w:ins w:id="412" w:author="Gamerek Nonstop" w:date="2024-12-05T20:27:00Z">
              <w:r>
                <w:t>Vinton Cerf archív profilja [Online]</w:t>
              </w:r>
            </w:ins>
          </w:p>
          <w:p w14:paraId="2CF47B12" w14:textId="3FDB5433" w:rsidR="00EC0D75" w:rsidRDefault="00EC0D75" w:rsidP="00EC0D75">
            <w:pPr>
              <w:pStyle w:val="Irodalomjegyzk"/>
              <w:rPr>
                <w:ins w:id="413" w:author="Gamerek Nonstop" w:date="2024-12-05T20:26:00Z"/>
                <w:noProof/>
              </w:rPr>
            </w:pPr>
            <w:ins w:id="414" w:author="Gamerek Nonstop" w:date="2024-12-05T20:27:00Z">
              <w:r>
                <w:t xml:space="preserve"> Avaible: </w:t>
              </w:r>
              <w:r w:rsidRPr="00EC0D75">
                <w:t>https://shorturl.at/c5OMh</w:t>
              </w:r>
            </w:ins>
          </w:p>
        </w:tc>
      </w:tr>
      <w:tr w:rsidR="00EC0D75" w14:paraId="015F9687" w14:textId="77777777" w:rsidTr="00EC0D75">
        <w:trPr>
          <w:divId w:val="1268612199"/>
          <w:ins w:id="415" w:author="Gamerek Nonstop" w:date="2024-12-05T20:27:00Z"/>
        </w:trPr>
        <w:tc>
          <w:tcPr>
            <w:tcW w:w="292" w:type="pct"/>
          </w:tcPr>
          <w:p w14:paraId="3AB1537A" w14:textId="13029A72" w:rsidR="00EC0D75" w:rsidRDefault="00EC0D75" w:rsidP="00187156">
            <w:pPr>
              <w:pStyle w:val="Irodalomjegyzk"/>
              <w:rPr>
                <w:ins w:id="416" w:author="Gamerek Nonstop" w:date="2024-12-05T20:27:00Z"/>
                <w:noProof/>
              </w:rPr>
            </w:pPr>
            <w:ins w:id="417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3FDC4C15" w14:textId="32461CBD" w:rsidR="00EC0D75" w:rsidRDefault="00EC0D75" w:rsidP="00EC0D75">
            <w:pPr>
              <w:pStyle w:val="Irodalomjegyzk"/>
              <w:rPr>
                <w:ins w:id="418" w:author="Gamerek Nonstop" w:date="2024-12-05T20:27:00Z"/>
              </w:rPr>
            </w:pPr>
            <w:ins w:id="419" w:author="Gamerek Nonstop" w:date="2024-12-05T20:28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</w:p>
        </w:tc>
      </w:tr>
      <w:tr w:rsidR="00EC0D75" w14:paraId="78BC6306" w14:textId="77777777" w:rsidTr="00EC0D75">
        <w:trPr>
          <w:divId w:val="1268612199"/>
          <w:ins w:id="420" w:author="Gamerek Nonstop" w:date="2024-12-05T20:27:00Z"/>
        </w:trPr>
        <w:tc>
          <w:tcPr>
            <w:tcW w:w="292" w:type="pct"/>
          </w:tcPr>
          <w:p w14:paraId="4B1E64CD" w14:textId="5ED18978" w:rsidR="00EC0D75" w:rsidRDefault="00EC0D75" w:rsidP="00187156">
            <w:pPr>
              <w:pStyle w:val="Irodalomjegyzk"/>
              <w:rPr>
                <w:ins w:id="421" w:author="Gamerek Nonstop" w:date="2024-12-05T20:27:00Z"/>
                <w:noProof/>
              </w:rPr>
            </w:pPr>
            <w:ins w:id="422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DA98F18" w:rsidR="00EC0D75" w:rsidRDefault="00EC0D75" w:rsidP="00EC0D75">
            <w:pPr>
              <w:pStyle w:val="Irodalomjegyzk"/>
              <w:rPr>
                <w:ins w:id="423" w:author="Gamerek Nonstop" w:date="2024-12-05T20:27:00Z"/>
              </w:rPr>
            </w:pPr>
            <w:ins w:id="424" w:author="Gamerek Nonstop" w:date="2024-12-05T20:28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</w:p>
        </w:tc>
      </w:tr>
      <w:tr w:rsidR="00346258" w14:paraId="252D6C46" w14:textId="77777777" w:rsidTr="00EC0D75">
        <w:trPr>
          <w:divId w:val="1268612199"/>
          <w:ins w:id="425" w:author="Gamerek Nonstop" w:date="2024-12-05T21:38:00Z"/>
        </w:trPr>
        <w:tc>
          <w:tcPr>
            <w:tcW w:w="292" w:type="pct"/>
          </w:tcPr>
          <w:p w14:paraId="3379E7CB" w14:textId="02DCB6EF" w:rsidR="00346258" w:rsidRDefault="00346258" w:rsidP="00187156">
            <w:pPr>
              <w:pStyle w:val="Irodalomjegyzk"/>
              <w:rPr>
                <w:ins w:id="426" w:author="Gamerek Nonstop" w:date="2024-12-05T21:38:00Z"/>
                <w:noProof/>
              </w:rPr>
            </w:pPr>
            <w:ins w:id="427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77777777" w:rsidR="00346258" w:rsidRDefault="00346258" w:rsidP="00EC0D75">
            <w:pPr>
              <w:pStyle w:val="Irodalomjegyzk"/>
              <w:rPr>
                <w:ins w:id="428" w:author="Gamerek Nonstop" w:date="2024-12-05T21:43:00Z"/>
                <w:noProof/>
              </w:rPr>
            </w:pPr>
            <w:ins w:id="429" w:author="Gamerek Nonstop" w:date="2024-12-05T21:40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", 2024</w:t>
              </w:r>
            </w:ins>
            <w:ins w:id="430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66BE14B6" w14:textId="19A33172" w:rsidR="00C5547D" w:rsidRPr="00C5547D" w:rsidRDefault="00C5547D">
            <w:pPr>
              <w:rPr>
                <w:ins w:id="431" w:author="Gamerek Nonstop" w:date="2024-12-05T21:38:00Z"/>
                <w:rPrChange w:id="432" w:author="Gamerek Nonstop" w:date="2024-12-05T21:43:00Z">
                  <w:rPr>
                    <w:ins w:id="433" w:author="Gamerek Nonstop" w:date="2024-12-05T21:38:00Z"/>
                    <w:noProof/>
                  </w:rPr>
                </w:rPrChange>
              </w:rPr>
              <w:pPrChange w:id="434" w:author="Gamerek Nonstop" w:date="2024-12-05T21:43:00Z">
                <w:pPr>
                  <w:pStyle w:val="Irodalomjegyzk"/>
                </w:pPr>
              </w:pPrChange>
            </w:pPr>
            <w:ins w:id="435" w:author="Gamerek Nonstop" w:date="2024-12-05T21:43:00Z">
              <w:r>
                <w:t xml:space="preserve">Avaible: </w:t>
              </w:r>
              <w:r w:rsidRPr="00C5547D">
                <w:t>https://game-ace.com/blog/game-prototyping/</w:t>
              </w:r>
            </w:ins>
          </w:p>
        </w:tc>
      </w:tr>
      <w:tr w:rsidR="00346258" w14:paraId="532D5DE4" w14:textId="77777777" w:rsidTr="00EC0D75">
        <w:trPr>
          <w:divId w:val="1268612199"/>
          <w:ins w:id="436" w:author="Gamerek Nonstop" w:date="2024-12-05T21:38:00Z"/>
        </w:trPr>
        <w:tc>
          <w:tcPr>
            <w:tcW w:w="292" w:type="pct"/>
          </w:tcPr>
          <w:p w14:paraId="5A9F9152" w14:textId="244AE691" w:rsidR="00346258" w:rsidRDefault="00346258" w:rsidP="00187156">
            <w:pPr>
              <w:pStyle w:val="Irodalomjegyzk"/>
              <w:rPr>
                <w:ins w:id="437" w:author="Gamerek Nonstop" w:date="2024-12-05T21:38:00Z"/>
                <w:noProof/>
              </w:rPr>
            </w:pPr>
            <w:ins w:id="438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74FFB339" w14:textId="77777777" w:rsidR="00346258" w:rsidRDefault="00346258" w:rsidP="00EC0D75">
            <w:pPr>
              <w:pStyle w:val="Irodalomjegyzk"/>
              <w:rPr>
                <w:ins w:id="439" w:author="Gamerek Nonstop" w:date="2024-12-05T21:43:00Z"/>
                <w:noProof/>
              </w:rPr>
            </w:pPr>
            <w:ins w:id="440" w:author="Gamerek Nonstop" w:date="2024-12-05T21:41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 xml:space="preserve">, Pingle </w:t>
              </w:r>
            </w:ins>
            <w:ins w:id="441" w:author="Gamerek Nonstop" w:date="2024-12-05T21:42:00Z">
              <w:r>
                <w:rPr>
                  <w:noProof/>
                </w:rPr>
                <w:t xml:space="preserve">global </w:t>
              </w:r>
            </w:ins>
            <w:ins w:id="442" w:author="Gamerek Nonstop" w:date="2024-12-05T21:41:00Z">
              <w:r>
                <w:rPr>
                  <w:noProof/>
                </w:rPr>
                <w:t xml:space="preserve">game development partner, </w:t>
              </w:r>
            </w:ins>
            <w:ins w:id="443" w:author="Gamerek Nonstop" w:date="2024-12-05T21:42:00Z">
              <w:r>
                <w:rPr>
                  <w:noProof/>
                </w:rPr>
                <w:t>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</w:t>
              </w:r>
            </w:ins>
            <w:ins w:id="444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3696D31A" w14:textId="53A2B116" w:rsidR="00C5547D" w:rsidRPr="00C5547D" w:rsidRDefault="00C5547D">
            <w:pPr>
              <w:rPr>
                <w:ins w:id="445" w:author="Gamerek Nonstop" w:date="2024-12-05T21:38:00Z"/>
                <w:rPrChange w:id="446" w:author="Gamerek Nonstop" w:date="2024-12-05T21:43:00Z">
                  <w:rPr>
                    <w:ins w:id="447" w:author="Gamerek Nonstop" w:date="2024-12-05T21:38:00Z"/>
                    <w:noProof/>
                  </w:rPr>
                </w:rPrChange>
              </w:rPr>
              <w:pPrChange w:id="448" w:author="Gamerek Nonstop" w:date="2024-12-05T21:43:00Z">
                <w:pPr>
                  <w:pStyle w:val="Irodalomjegyzk"/>
                </w:pPr>
              </w:pPrChange>
            </w:pPr>
            <w:ins w:id="449" w:author="Gamerek Nonstop" w:date="2024-12-05T21:44:00Z">
              <w:r>
                <w:t>Avaible:</w:t>
              </w:r>
              <w:r w:rsidRPr="00C5547D">
                <w:t xml:space="preserve"> https://pinglestudio.com/blog/full-cycle-development/game-prototyping</w:t>
              </w:r>
            </w:ins>
          </w:p>
        </w:tc>
      </w:tr>
    </w:tbl>
    <w:p w14:paraId="7E4F30E8" w14:textId="77777777" w:rsidR="009944F1" w:rsidRDefault="009944F1">
      <w:pPr>
        <w:ind w:firstLine="0"/>
        <w:divId w:val="1268612199"/>
        <w:rPr>
          <w:rFonts w:eastAsia="Times New Roman"/>
          <w:noProof/>
        </w:rPr>
        <w:pPrChange w:id="450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451" w:name="_Ref89376640"/>
      <w:bookmarkStart w:id="452" w:name="_Toc99107201"/>
      <w:commentRangeEnd w:id="341"/>
      <w:commentRangeEnd w:id="342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341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342"/>
      </w:r>
      <w:r w:rsidR="002F016A" w:rsidRPr="00FA1347">
        <w:t>Mellékletek</w:t>
      </w:r>
      <w:bookmarkEnd w:id="451"/>
      <w:bookmarkEnd w:id="452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453" w:name="_Toc99107202"/>
      <w:r w:rsidRPr="006E4100">
        <w:lastRenderedPageBreak/>
        <w:t>Ábrajegyzék</w:t>
      </w:r>
      <w:bookmarkEnd w:id="453"/>
    </w:p>
    <w:p w14:paraId="4A5C20AB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iperhivatkozs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454" w:name="_Toc99107203"/>
      <w:r>
        <w:lastRenderedPageBreak/>
        <w:t>Táblázatjegyzék</w:t>
      </w:r>
      <w:bookmarkEnd w:id="454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36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2" w:author="Szabó Patrícia" w:date="2024-12-05T18:44:00Z" w:initials="PS">
    <w:p w14:paraId="421CB560" w14:textId="77777777" w:rsidR="00147894" w:rsidRDefault="00147894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is furcsa</w:t>
      </w:r>
    </w:p>
  </w:comment>
  <w:comment w:id="113" w:author="Szabó Patrícia" w:date="2024-12-05T18:46:00Z" w:initials="PS">
    <w:p w14:paraId="6D3B8E56" w14:textId="2E270254" w:rsidR="00147894" w:rsidRDefault="00147894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majd még ugyis írsz ide, majd a végén arra figyelj , hogy úgy jöjjön ki nagyjából a fejezetek , hogy minden nagyobb új oldalon kezdődjön!</w:t>
      </w:r>
    </w:p>
  </w:comment>
  <w:comment w:id="122" w:author="Szabó Patrícia" w:date="2024-12-05T18:50:00Z" w:initials="PS">
    <w:p w14:paraId="4FF643F0" w14:textId="77777777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a szót nem használod helyesen! nem azt jelenti amit mondani akarsz</w:t>
      </w:r>
    </w:p>
  </w:comment>
  <w:comment w:id="176" w:author="Szabó Patrícia" w:date="2024-12-05T18:50:00Z" w:initials="PS">
    <w:p w14:paraId="50A251A7" w14:textId="77777777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341" w:author="Szabó Patrícia" w:date="2024-12-05T19:00:00Z" w:initials="PS">
    <w:p w14:paraId="33030BE3" w14:textId="77777777" w:rsidR="00BE0479" w:rsidRDefault="00BE0479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alig van hivatkozásod és mégsem egységes, nem &amp; jel kell az első esetben ha megnézed a formátumot hanem and, magyarul cikk esetén pedig és. Ha cikket hivatkozol lásd 1-eset akkor nem rakunk oda linket !!!! oda évszám kell, doi, folyóirat név , nézd meg a templatet</w:t>
      </w:r>
    </w:p>
  </w:comment>
  <w:comment w:id="342" w:author="Szabó Patrícia" w:date="2024-12-05T18:58:00Z" w:initials="PS">
    <w:p w14:paraId="009C29DD" w14:textId="45F39668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21CB560" w15:done="0"/>
  <w15:commentEx w15:paraId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14B606F" w16cex:dateUtc="2024-12-05T17:44:00Z"/>
  <w16cex:commentExtensible w16cex:durableId="55FA1C8F" w16cex:dateUtc="2024-12-05T17:46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21CB560" w16cid:durableId="214B606F"/>
  <w16cid:commentId w16cid:paraId="6D3B8E56" w16cid:durableId="55FA1C8F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9555D7" w14:textId="77777777" w:rsidR="004C11DD" w:rsidRDefault="004C11DD" w:rsidP="003101D0">
      <w:pPr>
        <w:spacing w:line="240" w:lineRule="auto"/>
      </w:pPr>
      <w:r>
        <w:separator/>
      </w:r>
    </w:p>
  </w:endnote>
  <w:endnote w:type="continuationSeparator" w:id="0">
    <w:p w14:paraId="42303062" w14:textId="77777777" w:rsidR="004C11DD" w:rsidRDefault="004C11DD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E564F" w14:textId="77777777" w:rsidR="00034CA0" w:rsidRDefault="00034CA0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842554" w:rsidRDefault="008425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3703D" w14:textId="77777777" w:rsidR="004C11DD" w:rsidRDefault="004C11DD" w:rsidP="003101D0">
      <w:pPr>
        <w:spacing w:line="240" w:lineRule="auto"/>
      </w:pPr>
      <w:r>
        <w:separator/>
      </w:r>
    </w:p>
  </w:footnote>
  <w:footnote w:type="continuationSeparator" w:id="0">
    <w:p w14:paraId="65B008E9" w14:textId="77777777" w:rsidR="004C11DD" w:rsidRDefault="004C11DD" w:rsidP="003101D0">
      <w:pPr>
        <w:spacing w:line="240" w:lineRule="auto"/>
      </w:pPr>
      <w:r>
        <w:continuationSeparator/>
      </w:r>
    </w:p>
  </w:footnote>
  <w:footnote w:id="1">
    <w:p w14:paraId="455A5417" w14:textId="71E1279A" w:rsidR="00CF5531" w:rsidRPr="00F64AF0" w:rsidRDefault="00CF5531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</w:t>
      </w:r>
      <w:r w:rsidR="00C86346" w:rsidRPr="00F64AF0">
        <w:rPr>
          <w:color w:val="FF0000"/>
        </w:rPr>
        <w:t>A megfelelő rész aláhúzandó.</w:t>
      </w:r>
      <w:r w:rsidR="00F64AF0">
        <w:t xml:space="preserve"> </w:t>
      </w:r>
      <w:r w:rsidR="00F64AF0" w:rsidRPr="00F64AF0">
        <w:rPr>
          <w:color w:val="FF0000"/>
        </w:rPr>
        <w:t xml:space="preserve">Amennyiben a válasza NEM, akkor a következő bekezdést és </w:t>
      </w:r>
      <w:r w:rsidR="00855DEE">
        <w:rPr>
          <w:color w:val="FF0000"/>
        </w:rPr>
        <w:t>t</w:t>
      </w:r>
      <w:r w:rsidR="00F64AF0"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A2A8E" w14:textId="77777777" w:rsidR="00034CA0" w:rsidRPr="004F5C1D" w:rsidRDefault="00034CA0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E0342" w14:textId="77777777" w:rsidR="00842554" w:rsidRDefault="00842554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A4388" w14:textId="377EE550" w:rsidR="0061744A" w:rsidRDefault="0061744A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B34026">
      <w:rPr>
        <w:rFonts w:cs="Times New Roman"/>
        <w:noProof/>
        <w:szCs w:val="24"/>
      </w:rPr>
      <w:t>Saját projekt felépítése</w:t>
    </w:r>
    <w:r w:rsidRPr="004F5C1D">
      <w:rPr>
        <w:rFonts w:cs="Times New Roman"/>
        <w:szCs w:val="24"/>
      </w:rPr>
      <w:fldChar w:fldCharType="end"/>
    </w:r>
  </w:p>
  <w:p w14:paraId="39FD7EC4" w14:textId="77777777" w:rsidR="00846A29" w:rsidRDefault="00846A2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D9B6D19"/>
    <w:multiLevelType w:val="hybridMultilevel"/>
    <w:tmpl w:val="BCB875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0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1CB723B"/>
    <w:multiLevelType w:val="multilevel"/>
    <w:tmpl w:val="C9C2ACE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32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08165030">
    <w:abstractNumId w:val="22"/>
  </w:num>
  <w:num w:numId="2" w16cid:durableId="7625322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678815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901350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8236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6377597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48736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2812491">
    <w:abstractNumId w:val="32"/>
  </w:num>
  <w:num w:numId="9" w16cid:durableId="1174553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2409942">
    <w:abstractNumId w:val="2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463709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45255908">
    <w:abstractNumId w:val="27"/>
  </w:num>
  <w:num w:numId="13" w16cid:durableId="404911142">
    <w:abstractNumId w:val="20"/>
  </w:num>
  <w:num w:numId="14" w16cid:durableId="1786381677">
    <w:abstractNumId w:val="31"/>
  </w:num>
  <w:num w:numId="15" w16cid:durableId="355694366">
    <w:abstractNumId w:val="18"/>
  </w:num>
  <w:num w:numId="16" w16cid:durableId="15817888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4605160">
    <w:abstractNumId w:val="14"/>
  </w:num>
  <w:num w:numId="18" w16cid:durableId="1187524125">
    <w:abstractNumId w:val="33"/>
  </w:num>
  <w:num w:numId="19" w16cid:durableId="1052315885">
    <w:abstractNumId w:val="7"/>
  </w:num>
  <w:num w:numId="20" w16cid:durableId="1269891993">
    <w:abstractNumId w:val="21"/>
  </w:num>
  <w:num w:numId="21" w16cid:durableId="138690900">
    <w:abstractNumId w:val="19"/>
  </w:num>
  <w:num w:numId="22" w16cid:durableId="1405030149">
    <w:abstractNumId w:val="25"/>
  </w:num>
  <w:num w:numId="23" w16cid:durableId="1004673411">
    <w:abstractNumId w:val="16"/>
  </w:num>
  <w:num w:numId="24" w16cid:durableId="1990477435">
    <w:abstractNumId w:val="9"/>
  </w:num>
  <w:num w:numId="25" w16cid:durableId="93671978">
    <w:abstractNumId w:val="10"/>
  </w:num>
  <w:num w:numId="26" w16cid:durableId="1456093419">
    <w:abstractNumId w:val="2"/>
  </w:num>
  <w:num w:numId="27" w16cid:durableId="660427264">
    <w:abstractNumId w:val="11"/>
  </w:num>
  <w:num w:numId="28" w16cid:durableId="1986011566">
    <w:abstractNumId w:val="12"/>
  </w:num>
  <w:num w:numId="29" w16cid:durableId="1008017946">
    <w:abstractNumId w:val="4"/>
  </w:num>
  <w:num w:numId="30" w16cid:durableId="765688764">
    <w:abstractNumId w:val="17"/>
  </w:num>
  <w:num w:numId="31" w16cid:durableId="1120345799">
    <w:abstractNumId w:val="24"/>
  </w:num>
  <w:num w:numId="32" w16cid:durableId="1581716350">
    <w:abstractNumId w:val="23"/>
  </w:num>
  <w:num w:numId="33" w16cid:durableId="257370496">
    <w:abstractNumId w:val="8"/>
  </w:num>
  <w:num w:numId="34" w16cid:durableId="1111586493">
    <w:abstractNumId w:val="29"/>
  </w:num>
  <w:num w:numId="35" w16cid:durableId="1601716304">
    <w:abstractNumId w:val="5"/>
  </w:num>
  <w:num w:numId="36" w16cid:durableId="1251742393">
    <w:abstractNumId w:val="26"/>
  </w:num>
  <w:num w:numId="37" w16cid:durableId="1396469608">
    <w:abstractNumId w:val="28"/>
  </w:num>
  <w:num w:numId="38" w16cid:durableId="1353922946">
    <w:abstractNumId w:val="0"/>
  </w:num>
  <w:num w:numId="39" w16cid:durableId="791824382">
    <w:abstractNumId w:val="6"/>
  </w:num>
  <w:num w:numId="40" w16cid:durableId="216480291">
    <w:abstractNumId w:val="3"/>
  </w:num>
  <w:num w:numId="41" w16cid:durableId="1883663780">
    <w:abstractNumId w:val="30"/>
  </w:num>
  <w:num w:numId="42" w16cid:durableId="118568598">
    <w:abstractNumId w:val="15"/>
  </w:num>
  <w:num w:numId="43" w16cid:durableId="214590924">
    <w:abstractNumId w:val="13"/>
  </w:num>
  <w:num w:numId="44" w16cid:durableId="31653920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zabó Patrícia">
    <w15:presenceInfo w15:providerId="AD" w15:userId="S::szabo.patricia@mik.uni-pannon.hu::f1a081af-870d-4efb-9be8-b51acba75720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27D68"/>
    <w:rsid w:val="000325C8"/>
    <w:rsid w:val="00034CA0"/>
    <w:rsid w:val="00037D0C"/>
    <w:rsid w:val="00040044"/>
    <w:rsid w:val="000400E3"/>
    <w:rsid w:val="00042B01"/>
    <w:rsid w:val="00047387"/>
    <w:rsid w:val="0006785B"/>
    <w:rsid w:val="00067B87"/>
    <w:rsid w:val="000704EF"/>
    <w:rsid w:val="00070A85"/>
    <w:rsid w:val="00071C72"/>
    <w:rsid w:val="000836AC"/>
    <w:rsid w:val="00087915"/>
    <w:rsid w:val="00087FF8"/>
    <w:rsid w:val="00095C47"/>
    <w:rsid w:val="000A36CC"/>
    <w:rsid w:val="000A735E"/>
    <w:rsid w:val="000A798C"/>
    <w:rsid w:val="000B016E"/>
    <w:rsid w:val="000B3866"/>
    <w:rsid w:val="000B570C"/>
    <w:rsid w:val="000B5823"/>
    <w:rsid w:val="000B6A94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24731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7166"/>
    <w:rsid w:val="00181314"/>
    <w:rsid w:val="00191D29"/>
    <w:rsid w:val="00193BA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5BC6"/>
    <w:rsid w:val="002273BF"/>
    <w:rsid w:val="00237FAA"/>
    <w:rsid w:val="002400BB"/>
    <w:rsid w:val="00247D65"/>
    <w:rsid w:val="00250DAD"/>
    <w:rsid w:val="00252700"/>
    <w:rsid w:val="00252F4F"/>
    <w:rsid w:val="00253447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1A15"/>
    <w:rsid w:val="002A369F"/>
    <w:rsid w:val="002A4F45"/>
    <w:rsid w:val="002B0F75"/>
    <w:rsid w:val="002B1A2A"/>
    <w:rsid w:val="002C00D3"/>
    <w:rsid w:val="002C145E"/>
    <w:rsid w:val="002C3117"/>
    <w:rsid w:val="002C7918"/>
    <w:rsid w:val="002D566A"/>
    <w:rsid w:val="002E1A1B"/>
    <w:rsid w:val="002F016A"/>
    <w:rsid w:val="002F1935"/>
    <w:rsid w:val="003010C3"/>
    <w:rsid w:val="003011AD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258A"/>
    <w:rsid w:val="00335637"/>
    <w:rsid w:val="00337F97"/>
    <w:rsid w:val="00344A0B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73496"/>
    <w:rsid w:val="003820B2"/>
    <w:rsid w:val="0038397D"/>
    <w:rsid w:val="00383ABA"/>
    <w:rsid w:val="00384496"/>
    <w:rsid w:val="0038751C"/>
    <w:rsid w:val="0039051D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D52B4"/>
    <w:rsid w:val="003E30DA"/>
    <w:rsid w:val="003E5356"/>
    <w:rsid w:val="003F098B"/>
    <w:rsid w:val="003F575C"/>
    <w:rsid w:val="004006C4"/>
    <w:rsid w:val="00401B01"/>
    <w:rsid w:val="00403AE4"/>
    <w:rsid w:val="0040445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34F0B"/>
    <w:rsid w:val="0044328F"/>
    <w:rsid w:val="0045047B"/>
    <w:rsid w:val="00457C1F"/>
    <w:rsid w:val="00467F90"/>
    <w:rsid w:val="0048745E"/>
    <w:rsid w:val="004955A1"/>
    <w:rsid w:val="00496501"/>
    <w:rsid w:val="0049750B"/>
    <w:rsid w:val="004A1FA9"/>
    <w:rsid w:val="004A2289"/>
    <w:rsid w:val="004A3624"/>
    <w:rsid w:val="004A7656"/>
    <w:rsid w:val="004B05C5"/>
    <w:rsid w:val="004B0EFB"/>
    <w:rsid w:val="004B1FFD"/>
    <w:rsid w:val="004B43CF"/>
    <w:rsid w:val="004C0DD6"/>
    <w:rsid w:val="004C11DD"/>
    <w:rsid w:val="004C1F4A"/>
    <w:rsid w:val="004C4C4A"/>
    <w:rsid w:val="004C78E4"/>
    <w:rsid w:val="004D4C4C"/>
    <w:rsid w:val="004E0302"/>
    <w:rsid w:val="004E317F"/>
    <w:rsid w:val="004E3206"/>
    <w:rsid w:val="004E4A49"/>
    <w:rsid w:val="004E69DD"/>
    <w:rsid w:val="004F0CE1"/>
    <w:rsid w:val="004F25C3"/>
    <w:rsid w:val="004F5C1D"/>
    <w:rsid w:val="004F5F4D"/>
    <w:rsid w:val="004F6B12"/>
    <w:rsid w:val="0050128E"/>
    <w:rsid w:val="0050159C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610BD"/>
    <w:rsid w:val="00561F74"/>
    <w:rsid w:val="00562170"/>
    <w:rsid w:val="005629CE"/>
    <w:rsid w:val="00570665"/>
    <w:rsid w:val="005727F3"/>
    <w:rsid w:val="00572DF2"/>
    <w:rsid w:val="0057540B"/>
    <w:rsid w:val="0058135A"/>
    <w:rsid w:val="00583CAA"/>
    <w:rsid w:val="0058706F"/>
    <w:rsid w:val="00587BE5"/>
    <w:rsid w:val="00592D5F"/>
    <w:rsid w:val="005956DE"/>
    <w:rsid w:val="005959B0"/>
    <w:rsid w:val="005A15E9"/>
    <w:rsid w:val="005A2A99"/>
    <w:rsid w:val="005A4871"/>
    <w:rsid w:val="005B2AF8"/>
    <w:rsid w:val="005C1886"/>
    <w:rsid w:val="005C1FA9"/>
    <w:rsid w:val="005C367A"/>
    <w:rsid w:val="005C52C1"/>
    <w:rsid w:val="005E27D3"/>
    <w:rsid w:val="005E3250"/>
    <w:rsid w:val="005E5D69"/>
    <w:rsid w:val="005E5E64"/>
    <w:rsid w:val="005F1CD9"/>
    <w:rsid w:val="006012E6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7DF0"/>
    <w:rsid w:val="00690423"/>
    <w:rsid w:val="006932A2"/>
    <w:rsid w:val="00696BE4"/>
    <w:rsid w:val="006A5863"/>
    <w:rsid w:val="006B3EC9"/>
    <w:rsid w:val="006C46BD"/>
    <w:rsid w:val="006C7AE9"/>
    <w:rsid w:val="006D050F"/>
    <w:rsid w:val="006D08A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7020"/>
    <w:rsid w:val="00727754"/>
    <w:rsid w:val="00730D44"/>
    <w:rsid w:val="007330BF"/>
    <w:rsid w:val="007335A8"/>
    <w:rsid w:val="007374C7"/>
    <w:rsid w:val="007411F2"/>
    <w:rsid w:val="00741B68"/>
    <w:rsid w:val="0074214C"/>
    <w:rsid w:val="00750ADC"/>
    <w:rsid w:val="00750D1C"/>
    <w:rsid w:val="00761FB3"/>
    <w:rsid w:val="00762E8C"/>
    <w:rsid w:val="00764FF6"/>
    <w:rsid w:val="00766717"/>
    <w:rsid w:val="00766D15"/>
    <w:rsid w:val="00771B5F"/>
    <w:rsid w:val="0077743F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E7C40"/>
    <w:rsid w:val="007F7534"/>
    <w:rsid w:val="008021BA"/>
    <w:rsid w:val="008058B6"/>
    <w:rsid w:val="00807CF0"/>
    <w:rsid w:val="00811ADF"/>
    <w:rsid w:val="0082090D"/>
    <w:rsid w:val="00824FEF"/>
    <w:rsid w:val="0082775C"/>
    <w:rsid w:val="0083004D"/>
    <w:rsid w:val="00837A23"/>
    <w:rsid w:val="00842554"/>
    <w:rsid w:val="008448C9"/>
    <w:rsid w:val="00844EBF"/>
    <w:rsid w:val="00845F19"/>
    <w:rsid w:val="00846A29"/>
    <w:rsid w:val="00847FF4"/>
    <w:rsid w:val="0085127A"/>
    <w:rsid w:val="008513DE"/>
    <w:rsid w:val="00851FD5"/>
    <w:rsid w:val="00854825"/>
    <w:rsid w:val="00854D42"/>
    <w:rsid w:val="008554DC"/>
    <w:rsid w:val="00855A43"/>
    <w:rsid w:val="00855DEE"/>
    <w:rsid w:val="00856A01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A7020"/>
    <w:rsid w:val="008B2567"/>
    <w:rsid w:val="008B656E"/>
    <w:rsid w:val="008B78D3"/>
    <w:rsid w:val="008B7EA5"/>
    <w:rsid w:val="008C0A57"/>
    <w:rsid w:val="008D24E0"/>
    <w:rsid w:val="008D3589"/>
    <w:rsid w:val="008D4836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41164"/>
    <w:rsid w:val="00942557"/>
    <w:rsid w:val="009436A7"/>
    <w:rsid w:val="00955398"/>
    <w:rsid w:val="009659FA"/>
    <w:rsid w:val="00974406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6AE"/>
    <w:rsid w:val="009C7A4F"/>
    <w:rsid w:val="009D2E35"/>
    <w:rsid w:val="009D4047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A02AD6"/>
    <w:rsid w:val="00A02FEA"/>
    <w:rsid w:val="00A0731D"/>
    <w:rsid w:val="00A112B8"/>
    <w:rsid w:val="00A12C5E"/>
    <w:rsid w:val="00A15BBD"/>
    <w:rsid w:val="00A15CAA"/>
    <w:rsid w:val="00A17818"/>
    <w:rsid w:val="00A20A67"/>
    <w:rsid w:val="00A239CA"/>
    <w:rsid w:val="00A25EC4"/>
    <w:rsid w:val="00A3234C"/>
    <w:rsid w:val="00A3331D"/>
    <w:rsid w:val="00A47A51"/>
    <w:rsid w:val="00A52B3F"/>
    <w:rsid w:val="00A552A4"/>
    <w:rsid w:val="00A70D45"/>
    <w:rsid w:val="00A7326D"/>
    <w:rsid w:val="00A73F8D"/>
    <w:rsid w:val="00A75AB2"/>
    <w:rsid w:val="00A76AA2"/>
    <w:rsid w:val="00A778C3"/>
    <w:rsid w:val="00A869AC"/>
    <w:rsid w:val="00A90168"/>
    <w:rsid w:val="00A9246E"/>
    <w:rsid w:val="00AA4306"/>
    <w:rsid w:val="00AB22BA"/>
    <w:rsid w:val="00AB2AA8"/>
    <w:rsid w:val="00AD1F13"/>
    <w:rsid w:val="00AD2E35"/>
    <w:rsid w:val="00AD7707"/>
    <w:rsid w:val="00AE14AD"/>
    <w:rsid w:val="00AF2524"/>
    <w:rsid w:val="00AF32E9"/>
    <w:rsid w:val="00AF3B2F"/>
    <w:rsid w:val="00AF6B65"/>
    <w:rsid w:val="00B04A67"/>
    <w:rsid w:val="00B05334"/>
    <w:rsid w:val="00B05899"/>
    <w:rsid w:val="00B06638"/>
    <w:rsid w:val="00B1348F"/>
    <w:rsid w:val="00B1501F"/>
    <w:rsid w:val="00B26C88"/>
    <w:rsid w:val="00B272F6"/>
    <w:rsid w:val="00B3287F"/>
    <w:rsid w:val="00B34026"/>
    <w:rsid w:val="00B35A4D"/>
    <w:rsid w:val="00B36958"/>
    <w:rsid w:val="00B429E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768F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7E19"/>
    <w:rsid w:val="00BD14AC"/>
    <w:rsid w:val="00BD2844"/>
    <w:rsid w:val="00BE0479"/>
    <w:rsid w:val="00BE5F9D"/>
    <w:rsid w:val="00BE765A"/>
    <w:rsid w:val="00BF459C"/>
    <w:rsid w:val="00C00FFC"/>
    <w:rsid w:val="00C023DC"/>
    <w:rsid w:val="00C02DEA"/>
    <w:rsid w:val="00C02E02"/>
    <w:rsid w:val="00C05535"/>
    <w:rsid w:val="00C118EE"/>
    <w:rsid w:val="00C23A3D"/>
    <w:rsid w:val="00C302A6"/>
    <w:rsid w:val="00C33C6A"/>
    <w:rsid w:val="00C44D58"/>
    <w:rsid w:val="00C51804"/>
    <w:rsid w:val="00C5547D"/>
    <w:rsid w:val="00C57EDF"/>
    <w:rsid w:val="00C741A3"/>
    <w:rsid w:val="00C77E82"/>
    <w:rsid w:val="00C77F55"/>
    <w:rsid w:val="00C83533"/>
    <w:rsid w:val="00C84D01"/>
    <w:rsid w:val="00C86346"/>
    <w:rsid w:val="00C8677E"/>
    <w:rsid w:val="00C94D9B"/>
    <w:rsid w:val="00CA3046"/>
    <w:rsid w:val="00CA5F8B"/>
    <w:rsid w:val="00CA7354"/>
    <w:rsid w:val="00CB0E48"/>
    <w:rsid w:val="00CB1451"/>
    <w:rsid w:val="00CB2667"/>
    <w:rsid w:val="00CB4375"/>
    <w:rsid w:val="00CB55DA"/>
    <w:rsid w:val="00CB582A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3594"/>
    <w:rsid w:val="00D05B7E"/>
    <w:rsid w:val="00D16903"/>
    <w:rsid w:val="00D209FE"/>
    <w:rsid w:val="00D23FAA"/>
    <w:rsid w:val="00D304D0"/>
    <w:rsid w:val="00D41BAC"/>
    <w:rsid w:val="00D43411"/>
    <w:rsid w:val="00D542A0"/>
    <w:rsid w:val="00D661C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E2D7F"/>
    <w:rsid w:val="00DE59DB"/>
    <w:rsid w:val="00DF2021"/>
    <w:rsid w:val="00DF2A55"/>
    <w:rsid w:val="00DF6AE8"/>
    <w:rsid w:val="00E00105"/>
    <w:rsid w:val="00E1104F"/>
    <w:rsid w:val="00E237FB"/>
    <w:rsid w:val="00E36E0A"/>
    <w:rsid w:val="00E422DB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3319"/>
    <w:rsid w:val="00EA5C25"/>
    <w:rsid w:val="00EA6136"/>
    <w:rsid w:val="00EA67B6"/>
    <w:rsid w:val="00EB1AB1"/>
    <w:rsid w:val="00EB296C"/>
    <w:rsid w:val="00EB71D7"/>
    <w:rsid w:val="00EB7737"/>
    <w:rsid w:val="00EB7CC1"/>
    <w:rsid w:val="00EC0D75"/>
    <w:rsid w:val="00EC7547"/>
    <w:rsid w:val="00ED0BD2"/>
    <w:rsid w:val="00ED5C52"/>
    <w:rsid w:val="00EE79C5"/>
    <w:rsid w:val="00EE7D99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5DBA"/>
    <w:rsid w:val="00F37487"/>
    <w:rsid w:val="00F46A0B"/>
    <w:rsid w:val="00F46FD9"/>
    <w:rsid w:val="00F50CAE"/>
    <w:rsid w:val="00F515D6"/>
    <w:rsid w:val="00F53608"/>
    <w:rsid w:val="00F54678"/>
    <w:rsid w:val="00F54B3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A1347"/>
    <w:rsid w:val="00FA26AE"/>
    <w:rsid w:val="00FA2D64"/>
    <w:rsid w:val="00FA3157"/>
    <w:rsid w:val="00FA3FAA"/>
    <w:rsid w:val="00FA4B8E"/>
    <w:rsid w:val="00FC0582"/>
    <w:rsid w:val="00FD106F"/>
    <w:rsid w:val="00FD3037"/>
    <w:rsid w:val="00FD4A22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1135</TotalTime>
  <Pages>45</Pages>
  <Words>7446</Words>
  <Characters>51379</Characters>
  <Application>Microsoft Office Word</Application>
  <DocSecurity>0</DocSecurity>
  <Lines>428</Lines>
  <Paragraphs>117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Csernák László</cp:lastModifiedBy>
  <cp:revision>45</cp:revision>
  <dcterms:created xsi:type="dcterms:W3CDTF">2024-12-05T19:24:00Z</dcterms:created>
  <dcterms:modified xsi:type="dcterms:W3CDTF">2025-04-05T10:33:00Z</dcterms:modified>
</cp:coreProperties>
</file>